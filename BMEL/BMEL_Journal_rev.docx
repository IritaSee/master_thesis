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5729" w14:textId="1F822CA6" w:rsidR="00165C9D" w:rsidRDefault="00165C9D" w:rsidP="00165C9D">
      <w:pPr>
        <w:rPr>
          <w:b/>
          <w:bCs/>
          <w:sz w:val="32"/>
          <w:szCs w:val="32"/>
        </w:rPr>
      </w:pPr>
      <w:r w:rsidRPr="00165C9D">
        <w:rPr>
          <w:b/>
          <w:bCs/>
          <w:sz w:val="32"/>
          <w:szCs w:val="32"/>
        </w:rPr>
        <w:t xml:space="preserve">Enhancing </w:t>
      </w:r>
      <w:r w:rsidR="00190418">
        <w:rPr>
          <w:b/>
          <w:bCs/>
          <w:sz w:val="32"/>
          <w:szCs w:val="32"/>
        </w:rPr>
        <w:t>t</w:t>
      </w:r>
      <w:r w:rsidR="00190418" w:rsidRPr="00165C9D">
        <w:rPr>
          <w:b/>
          <w:bCs/>
          <w:sz w:val="32"/>
          <w:szCs w:val="32"/>
        </w:rPr>
        <w:t xml:space="preserve">he Efficiency </w:t>
      </w:r>
      <w:r w:rsidR="00190418">
        <w:rPr>
          <w:b/>
          <w:bCs/>
          <w:sz w:val="32"/>
          <w:szCs w:val="32"/>
        </w:rPr>
        <w:t>o</w:t>
      </w:r>
      <w:r w:rsidR="00190418" w:rsidRPr="00165C9D">
        <w:rPr>
          <w:b/>
          <w:bCs/>
          <w:sz w:val="32"/>
          <w:szCs w:val="32"/>
        </w:rPr>
        <w:t xml:space="preserve">f Animal-Alternative </w:t>
      </w:r>
      <w:r w:rsidR="00190418" w:rsidRPr="00190418">
        <w:rPr>
          <w:b/>
          <w:bCs/>
          <w:i/>
          <w:iCs/>
          <w:sz w:val="32"/>
          <w:szCs w:val="32"/>
        </w:rPr>
        <w:t>In Silico</w:t>
      </w:r>
      <w:r w:rsidR="00190418" w:rsidRPr="00165C9D">
        <w:rPr>
          <w:b/>
          <w:bCs/>
          <w:sz w:val="32"/>
          <w:szCs w:val="32"/>
        </w:rPr>
        <w:t xml:space="preserve"> Drug Cardiotoxicity Prediction </w:t>
      </w:r>
      <w:r w:rsidR="00190418">
        <w:rPr>
          <w:b/>
          <w:bCs/>
          <w:sz w:val="32"/>
          <w:szCs w:val="32"/>
        </w:rPr>
        <w:t>t</w:t>
      </w:r>
      <w:r w:rsidR="00190418" w:rsidRPr="00165C9D">
        <w:rPr>
          <w:b/>
          <w:bCs/>
          <w:sz w:val="32"/>
          <w:szCs w:val="32"/>
        </w:rPr>
        <w:t xml:space="preserve">hrough </w:t>
      </w:r>
      <w:r w:rsidRPr="00165C9D">
        <w:rPr>
          <w:b/>
          <w:bCs/>
          <w:sz w:val="32"/>
          <w:szCs w:val="32"/>
        </w:rPr>
        <w:t>CUDA</w:t>
      </w:r>
      <w:r w:rsidR="00190418" w:rsidRPr="00165C9D">
        <w:rPr>
          <w:b/>
          <w:bCs/>
          <w:sz w:val="32"/>
          <w:szCs w:val="32"/>
        </w:rPr>
        <w:t>-Based Parallel Processing</w:t>
      </w:r>
    </w:p>
    <w:p w14:paraId="0BDCD5C4" w14:textId="2F7DB6E2" w:rsidR="00165C9D" w:rsidRDefault="00165C9D" w:rsidP="00165C9D">
      <w:pPr>
        <w:rPr>
          <w:rFonts w:ascii="Times New Roman" w:hAnsi="Times New Roman" w:cs="Times New Roman"/>
        </w:rPr>
      </w:pPr>
    </w:p>
    <w:p w14:paraId="6E882D58" w14:textId="6A2AF1F6"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ins w:id="0" w:author="Ali Ikhsanul Qauli" w:date="2025-01-15T17:08:00Z">
        <w:r w:rsidR="00E07244">
          <w:rPr>
            <w:rFonts w:ascii="Times New Roman" w:hAnsi="Times New Roman" w:cs="Times New Roman"/>
            <w:sz w:val="22"/>
            <w:szCs w:val="22"/>
            <w:vertAlign w:val="superscript"/>
          </w:rPr>
          <w:t>,</w:t>
        </w:r>
        <w:r w:rsidR="00DE74DF">
          <w:rPr>
            <w:rFonts w:ascii="Times New Roman" w:hAnsi="Times New Roman" w:cs="Times New Roman"/>
            <w:sz w:val="22"/>
            <w:szCs w:val="22"/>
            <w:vertAlign w:val="superscript"/>
          </w:rPr>
          <w:t>2</w:t>
        </w:r>
      </w:ins>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w:t>
      </w:r>
      <w:ins w:id="1" w:author="Ali Ikhsanul Qauli" w:date="2025-01-15T17:08:00Z">
        <w:r w:rsidR="00DE74DF">
          <w:rPr>
            <w:rFonts w:ascii="Times New Roman" w:hAnsi="Times New Roman" w:cs="Times New Roman"/>
            <w:sz w:val="22"/>
            <w:szCs w:val="22"/>
            <w:vertAlign w:val="superscript"/>
          </w:rPr>
          <w:t>3,4</w:t>
        </w:r>
      </w:ins>
      <w:ins w:id="2" w:author="Ali Ikhsanul Qauli" w:date="2025-01-15T15:17:00Z">
        <w:r w:rsidR="00415EE0">
          <w:rPr>
            <w:rFonts w:ascii="Times New Roman" w:hAnsi="Times New Roman" w:cs="Times New Roman"/>
            <w:sz w:val="22"/>
            <w:szCs w:val="22"/>
            <w:vertAlign w:val="superscript"/>
          </w:rPr>
          <w:t>*</w:t>
        </w:r>
      </w:ins>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9157C4" w:rsidR="005E63B6" w:rsidRDefault="005E63B6" w:rsidP="005E63B6">
      <w:pPr>
        <w:rPr>
          <w:ins w:id="3" w:author="Ali Ikhsanul Qauli" w:date="2025-01-15T17:08:00Z"/>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xml:space="preserve">:  </w:t>
      </w:r>
      <w:ins w:id="4" w:author="Ali Ikhsanul Qauli" w:date="2025-01-15T17:12:00Z">
        <w:r w:rsidR="008F0598">
          <w:rPr>
            <w:rFonts w:ascii="Times New Roman" w:hAnsi="Times New Roman" w:cs="Times New Roman"/>
            <w:sz w:val="20"/>
            <w:szCs w:val="20"/>
          </w:rPr>
          <w:t>D</w:t>
        </w:r>
        <w:r w:rsidR="008F0598" w:rsidRPr="008F0598">
          <w:rPr>
            <w:rFonts w:ascii="Times New Roman" w:hAnsi="Times New Roman" w:cs="Times New Roman"/>
            <w:sz w:val="20"/>
            <w:szCs w:val="20"/>
          </w:rPr>
          <w:t>epartment of Engineering, Faculty of Advanced Technology and Multidiscipline, Universitas Airlangga, Surabaya, Indonesia</w:t>
        </w:r>
      </w:ins>
    </w:p>
    <w:p w14:paraId="6F2EC325" w14:textId="05233726" w:rsidR="00DE74DF" w:rsidRDefault="00DE74DF" w:rsidP="005E63B6">
      <w:pPr>
        <w:rPr>
          <w:ins w:id="5" w:author="Ali Ikhsanul Qauli" w:date="2025-01-15T17:12:00Z"/>
          <w:rFonts w:ascii="Times New Roman" w:hAnsi="Times New Roman" w:cs="Times New Roman"/>
          <w:sz w:val="20"/>
          <w:szCs w:val="20"/>
        </w:rPr>
      </w:pPr>
      <w:ins w:id="6" w:author="Ali Ikhsanul Qauli" w:date="2025-01-15T17:08:00Z">
        <w:r>
          <w:rPr>
            <w:rFonts w:ascii="Times New Roman" w:hAnsi="Times New Roman" w:cs="Times New Roman"/>
            <w:sz w:val="20"/>
            <w:szCs w:val="20"/>
            <w:vertAlign w:val="superscript"/>
          </w:rPr>
          <w:t>3</w:t>
        </w:r>
        <w:r w:rsidRPr="005E63B6">
          <w:rPr>
            <w:rFonts w:ascii="Times New Roman" w:hAnsi="Times New Roman" w:cs="Times New Roman"/>
            <w:sz w:val="20"/>
            <w:szCs w:val="20"/>
          </w:rPr>
          <w:t>:  Computational Medicine Lab, Department of Medical IT Convergence Engineering, Kumoh National Institute of Technology, Gumi, 39177, Republic of Korea</w:t>
        </w:r>
      </w:ins>
    </w:p>
    <w:p w14:paraId="3307544B" w14:textId="6712E6DB" w:rsidR="008F0598" w:rsidRPr="005E63B6" w:rsidRDefault="008F0598" w:rsidP="005E63B6">
      <w:pPr>
        <w:rPr>
          <w:rFonts w:ascii="Times New Roman" w:hAnsi="Times New Roman" w:cs="Times New Roman"/>
          <w:sz w:val="20"/>
          <w:szCs w:val="20"/>
        </w:rPr>
      </w:pPr>
      <w:ins w:id="7" w:author="Ali Ikhsanul Qauli" w:date="2025-01-15T17:12:00Z">
        <w:r>
          <w:rPr>
            <w:rFonts w:ascii="Times New Roman" w:hAnsi="Times New Roman" w:cs="Times New Roman"/>
            <w:sz w:val="20"/>
            <w:szCs w:val="20"/>
            <w:vertAlign w:val="superscript"/>
          </w:rPr>
          <w:t>4</w:t>
        </w:r>
        <w:r w:rsidRPr="005E63B6">
          <w:rPr>
            <w:rFonts w:ascii="Times New Roman" w:hAnsi="Times New Roman" w:cs="Times New Roman"/>
            <w:sz w:val="20"/>
            <w:szCs w:val="20"/>
          </w:rPr>
          <w:t xml:space="preserve">:  </w:t>
        </w:r>
      </w:ins>
      <w:ins w:id="8" w:author="Ali Ikhsanul Qauli" w:date="2025-01-15T17:13:00Z">
        <w:r>
          <w:rPr>
            <w:rFonts w:ascii="Times New Roman" w:hAnsi="Times New Roman" w:cs="Times New Roman"/>
            <w:sz w:val="20"/>
            <w:szCs w:val="20"/>
          </w:rPr>
          <w:t>M</w:t>
        </w:r>
        <w:r w:rsidRPr="008F0598">
          <w:rPr>
            <w:rFonts w:ascii="Times New Roman" w:hAnsi="Times New Roman" w:cs="Times New Roman"/>
            <w:sz w:val="20"/>
            <w:szCs w:val="20"/>
          </w:rPr>
          <w:t>eta Heart Inc., Gumi, South Korea</w:t>
        </w:r>
      </w:ins>
    </w:p>
    <w:p w14:paraId="04DDDAE4" w14:textId="3EE0B52C" w:rsidR="00165C9D" w:rsidRPr="00165C9D" w:rsidRDefault="00165C9D" w:rsidP="005E63B6">
      <w:pPr>
        <w:rPr>
          <w:rFonts w:ascii="Times New Roman" w:hAnsi="Times New Roman" w:cs="Times New Roman"/>
          <w:sz w:val="22"/>
          <w:szCs w:val="22"/>
        </w:rPr>
      </w:pPr>
      <w:commentRangeStart w:id="9"/>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ins w:id="10" w:author="Ali Ikhsanul Qauli" w:date="2025-01-15T15:17:00Z">
        <w:r w:rsidR="00415EE0">
          <w:fldChar w:fldCharType="begin"/>
        </w:r>
        <w:r w:rsidR="00415EE0">
          <w:instrText xml:space="preserve"> HYPERLINK "mailto:iga@kumoh.ac.kr" </w:instrText>
        </w:r>
        <w:r w:rsidR="00415EE0">
          <w:fldChar w:fldCharType="separate"/>
        </w:r>
        <w:r w:rsidR="00415EE0">
          <w:rPr>
            <w:rStyle w:val="Hyperlink"/>
            <w:rFonts w:ascii="Times New Roman" w:hAnsi="Times New Roman" w:cs="Times New Roman"/>
            <w:sz w:val="22"/>
            <w:szCs w:val="22"/>
          </w:rPr>
          <w:t>kmlim@kumoh.ac.kr</w:t>
        </w:r>
        <w:r w:rsidR="00415EE0">
          <w:rPr>
            <w:rStyle w:val="Hyperlink"/>
            <w:rFonts w:ascii="Times New Roman" w:hAnsi="Times New Roman" w:cs="Times New Roman"/>
            <w:sz w:val="22"/>
            <w:szCs w:val="22"/>
          </w:rPr>
          <w:fldChar w:fldCharType="end"/>
        </w:r>
      </w:ins>
      <w:commentRangeEnd w:id="9"/>
      <w:ins w:id="11" w:author="Ali Ikhsanul Qauli" w:date="2025-01-15T15:24:00Z">
        <w:r w:rsidR="00415EE0">
          <w:rPr>
            <w:rStyle w:val="CommentReference"/>
          </w:rPr>
          <w:commentReference w:id="9"/>
        </w:r>
      </w:ins>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435CBF7B"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w:t>
      </w:r>
      <w:r w:rsidRPr="00923EC8">
        <w:rPr>
          <w:rFonts w:ascii="Times New Roman" w:hAnsi="Times New Roman" w:cs="Times New Roman"/>
          <w:sz w:val="22"/>
          <w:szCs w:val="22"/>
        </w:rPr>
        <w:t xml:space="preserve">By leveraging CUDA programming, this research aims to optimise simulation efficiency while maintaining the accuracy of cellular electrophysiological models. </w:t>
      </w:r>
      <w:r w:rsidRPr="00165C9D">
        <w:rPr>
          <w:rFonts w:ascii="Times New Roman" w:hAnsi="Times New Roman" w:cs="Times New Roman"/>
          <w:sz w:val="22"/>
          <w:szCs w:val="22"/>
        </w:rPr>
        <w:t xml:space="preserve">The study employed three well-established cardiac cell models: ORd 2011, </w:t>
      </w:r>
      <w:ins w:id="12" w:author="Ali Ikhsanul Qauli" w:date="2025-01-15T17:53:00Z">
        <w:r w:rsidR="00921510" w:rsidRPr="00921510">
          <w:rPr>
            <w:rFonts w:ascii="Times New Roman" w:hAnsi="Times New Roman" w:cs="Times New Roman"/>
            <w:sz w:val="22"/>
            <w:szCs w:val="22"/>
          </w:rPr>
          <w:t>CiPAORdv1.0</w:t>
        </w:r>
      </w:ins>
      <w:r w:rsidRPr="00165C9D">
        <w:rPr>
          <w:rFonts w:ascii="Times New Roman" w:hAnsi="Times New Roman" w:cs="Times New Roman"/>
          <w:sz w:val="22"/>
          <w:szCs w:val="22"/>
        </w:rPr>
        <w:t xml:space="preserve">, and ToR-ORd. Simulations were conducted using GPU-based implementations of ordinary differential equation (ODE) solvers, with the Rush-Larsen method applied for ORd 2011 and a Forward Euler approach for </w:t>
      </w:r>
      <w:ins w:id="13" w:author="Ali Ikhsanul Qauli" w:date="2025-01-15T17:53:00Z">
        <w:r w:rsidR="00921510" w:rsidRPr="00921510">
          <w:rPr>
            <w:rFonts w:ascii="Times New Roman" w:hAnsi="Times New Roman" w:cs="Times New Roman"/>
            <w:sz w:val="22"/>
            <w:szCs w:val="22"/>
          </w:rPr>
          <w:t>CiPAORdv1.0</w:t>
        </w:r>
      </w:ins>
      <w:r w:rsidRPr="00165C9D">
        <w:rPr>
          <w:rFonts w:ascii="Times New Roman" w:hAnsi="Times New Roman" w:cs="Times New Roman"/>
          <w:sz w:val="22"/>
          <w:szCs w:val="22"/>
        </w:rPr>
        <w:t xml:space="preserve"> and ToR-ORd. The simulations were validated against CPU results, with performance evaluated in both drug-free and drug-induced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sidRPr="00476E0F">
        <w:rPr>
          <w:rFonts w:ascii="Times New Roman" w:hAnsi="Times New Roman" w:cs="Times New Roman"/>
          <w:i/>
          <w:iCs/>
          <w:sz w:val="22"/>
          <w:szCs w:val="22"/>
        </w:rPr>
        <w:t>I</w:t>
      </w:r>
      <w:r w:rsidRPr="00476E0F">
        <w:rPr>
          <w:rFonts w:ascii="Times New Roman" w:hAnsi="Times New Roman" w:cs="Times New Roman"/>
          <w:i/>
          <w:iCs/>
          <w:sz w:val="22"/>
          <w:szCs w:val="22"/>
        </w:rPr>
        <w:t>n</w:t>
      </w:r>
      <w:r w:rsidR="00573CB7" w:rsidRPr="00476E0F">
        <w:rPr>
          <w:rFonts w:ascii="Times New Roman" w:hAnsi="Times New Roman" w:cs="Times New Roman"/>
          <w:i/>
          <w:iCs/>
          <w:sz w:val="22"/>
          <w:szCs w:val="22"/>
        </w:rPr>
        <w:t xml:space="preserve"> </w:t>
      </w:r>
      <w:r w:rsidRPr="00476E0F">
        <w:rPr>
          <w:rFonts w:ascii="Times New Roman" w:hAnsi="Times New Roman" w:cs="Times New Roman"/>
          <w:i/>
          <w:iCs/>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5C6B0678" w14:textId="456F2CB9" w:rsidR="006B45A8" w:rsidRPr="009424EB" w:rsidRDefault="00E06616" w:rsidP="00FF252E">
      <w:pPr>
        <w:ind w:firstLine="284"/>
        <w:jc w:val="both"/>
        <w:rPr>
          <w:rFonts w:ascii="Times New Roman" w:hAnsi="Times New Roman" w:cs="Times New Roman"/>
          <w:sz w:val="22"/>
          <w:szCs w:val="22"/>
        </w:rPr>
      </w:pPr>
      <w:r w:rsidRPr="001E4CDA">
        <w:rPr>
          <w:rFonts w:ascii="Times New Roman" w:hAnsi="Times New Roman" w:cs="Times New Roman"/>
          <w:sz w:val="22"/>
          <w:szCs w:val="22"/>
          <w:highlight w:val="cyan"/>
        </w:rPr>
        <w:t xml:space="preserve">(research </w:t>
      </w:r>
      <w:r w:rsidR="00F77443" w:rsidRPr="001E4CDA">
        <w:rPr>
          <w:rFonts w:ascii="Times New Roman" w:hAnsi="Times New Roman" w:cs="Times New Roman"/>
          <w:sz w:val="22"/>
          <w:szCs w:val="22"/>
          <w:highlight w:val="cyan"/>
        </w:rPr>
        <w:t xml:space="preserve">background and </w:t>
      </w:r>
      <w:r w:rsidRPr="001E4CDA">
        <w:rPr>
          <w:rFonts w:ascii="Times New Roman" w:hAnsi="Times New Roman" w:cs="Times New Roman"/>
          <w:sz w:val="22"/>
          <w:szCs w:val="22"/>
          <w:highlight w:val="cyan"/>
        </w:rPr>
        <w:t>motivation)</w:t>
      </w:r>
      <w:r>
        <w:rPr>
          <w:rFonts w:ascii="Times New Roman" w:hAnsi="Times New Roman" w:cs="Times New Roman"/>
          <w:sz w:val="22"/>
          <w:szCs w:val="22"/>
        </w:rPr>
        <w:t xml:space="preserve"> </w:t>
      </w:r>
      <w:r w:rsidR="006B45A8"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w:t>
      </w:r>
      <w:del w:id="14" w:author="Iga Narendra Pramawijaya" w:date="2025-01-17T14:48:00Z">
        <w:r w:rsidR="006B45A8" w:rsidRPr="009424EB" w:rsidDel="00146933">
          <w:rPr>
            <w:rFonts w:ascii="Times New Roman" w:hAnsi="Times New Roman" w:cs="Times New Roman"/>
            <w:sz w:val="22"/>
            <w:szCs w:val="22"/>
          </w:rPr>
          <w:delText>time due to ethical clearance and effortful</w:delText>
        </w:r>
      </w:del>
      <w:ins w:id="15" w:author="Iga Narendra Pramawijaya" w:date="2025-01-17T14:48:00Z">
        <w:r w:rsidR="00146933">
          <w:rPr>
            <w:rFonts w:ascii="Times New Roman" w:hAnsi="Times New Roman" w:cs="Times New Roman"/>
            <w:sz w:val="22"/>
            <w:szCs w:val="22"/>
          </w:rPr>
          <w:t>a lot of financial resource</w:t>
        </w:r>
      </w:ins>
      <w:ins w:id="16" w:author="Iga Narendra Pramawijaya" w:date="2025-01-17T14:53:00Z">
        <w:r w:rsidR="005A1CEA">
          <w:rPr>
            <w:rFonts w:ascii="Times New Roman" w:hAnsi="Times New Roman" w:cs="Times New Roman"/>
            <w:sz w:val="22"/>
            <w:szCs w:val="22"/>
          </w:rPr>
          <w:t xml:space="preserve"> and </w:t>
        </w:r>
      </w:ins>
      <w:ins w:id="17" w:author="Iga Narendra Pramawijaya" w:date="2025-01-17T14:54:00Z">
        <w:r w:rsidR="005A1CEA">
          <w:rPr>
            <w:rFonts w:ascii="Times New Roman" w:hAnsi="Times New Roman" w:cs="Times New Roman"/>
            <w:sz w:val="22"/>
            <w:szCs w:val="22"/>
          </w:rPr>
          <w:t>failure to identify toxicity in some human subject</w:t>
        </w:r>
      </w:ins>
      <w:ins w:id="18" w:author="Ali Ikhsanul Qauli" w:date="2025-01-15T15:33:00Z">
        <w:r w:rsidR="00E259C3">
          <w:rPr>
            <w:rFonts w:ascii="Times New Roman" w:hAnsi="Times New Roman" w:cs="Times New Roman"/>
            <w:sz w:val="22"/>
            <w:szCs w:val="22"/>
          </w:rPr>
          <w:t xml:space="preserve"> </w:t>
        </w:r>
      </w:ins>
      <w:ins w:id="19" w:author="Ali Ikhsanul Qauli" w:date="2025-01-15T15:34:00Z">
        <w:r w:rsidR="00E259C3" w:rsidRPr="00E259C3">
          <w:rPr>
            <w:rFonts w:ascii="Times New Roman" w:hAnsi="Times New Roman" w:cs="Times New Roman"/>
            <w:sz w:val="22"/>
            <w:szCs w:val="22"/>
            <w:highlight w:val="green"/>
            <w:rPrChange w:id="20" w:author="Ali Ikhsanul Qauli" w:date="2025-01-15T15:34:00Z">
              <w:rPr>
                <w:rFonts w:ascii="Times New Roman" w:hAnsi="Times New Roman" w:cs="Times New Roman"/>
                <w:sz w:val="22"/>
                <w:szCs w:val="22"/>
              </w:rPr>
            </w:rPrChange>
          </w:rPr>
          <w:t>[</w:t>
        </w:r>
        <w:del w:id="21" w:author="Iga Narendra Pramawijaya" w:date="2025-01-17T15:07:00Z">
          <w:r w:rsidR="00E259C3" w:rsidRPr="00E259C3" w:rsidDel="004173AD">
            <w:rPr>
              <w:rFonts w:ascii="Times New Roman" w:hAnsi="Times New Roman" w:cs="Times New Roman"/>
              <w:sz w:val="22"/>
              <w:szCs w:val="22"/>
              <w:highlight w:val="green"/>
              <w:rPrChange w:id="22" w:author="Ali Ikhsanul Qauli" w:date="2025-01-15T15:34:00Z">
                <w:rPr>
                  <w:rFonts w:ascii="Times New Roman" w:hAnsi="Times New Roman" w:cs="Times New Roman"/>
                  <w:sz w:val="22"/>
                  <w:szCs w:val="22"/>
                </w:rPr>
              </w:rPrChange>
            </w:rPr>
            <w:delText>put some references here</w:delText>
          </w:r>
        </w:del>
      </w:ins>
      <w:ins w:id="23" w:author="Iga Narendra Pramawijaya" w:date="2025-01-17T15:07:00Z">
        <w:r w:rsidR="004173AD">
          <w:rPr>
            <w:rFonts w:ascii="Times New Roman" w:hAnsi="Times New Roman" w:cs="Times New Roman"/>
            <w:sz w:val="22"/>
            <w:szCs w:val="22"/>
            <w:highlight w:val="green"/>
          </w:rPr>
          <w:t>van norman 2019</w:t>
        </w:r>
      </w:ins>
      <w:ins w:id="24" w:author="Ali Ikhsanul Qauli" w:date="2025-01-15T15:34:00Z">
        <w:r w:rsidR="00E259C3" w:rsidRPr="00E259C3">
          <w:rPr>
            <w:rFonts w:ascii="Times New Roman" w:hAnsi="Times New Roman" w:cs="Times New Roman"/>
            <w:sz w:val="22"/>
            <w:szCs w:val="22"/>
            <w:highlight w:val="green"/>
            <w:rPrChange w:id="25" w:author="Ali Ikhsanul Qauli" w:date="2025-01-15T15:34:00Z">
              <w:rPr>
                <w:rFonts w:ascii="Times New Roman" w:hAnsi="Times New Roman" w:cs="Times New Roman"/>
                <w:sz w:val="22"/>
                <w:szCs w:val="22"/>
              </w:rPr>
            </w:rPrChange>
          </w:rPr>
          <w:t>]</w:t>
        </w:r>
      </w:ins>
      <w:r w:rsidR="006B45A8" w:rsidRPr="009424EB">
        <w:rPr>
          <w:rFonts w:ascii="Times New Roman" w:hAnsi="Times New Roman" w:cs="Times New Roman"/>
          <w:sz w:val="22"/>
          <w:szCs w:val="22"/>
        </w:rPr>
        <w:t xml:space="preserve">. Modern </w:t>
      </w:r>
      <w:r w:rsidR="006B45A8" w:rsidRPr="009424EB">
        <w:rPr>
          <w:rFonts w:ascii="Times New Roman" w:hAnsi="Times New Roman" w:cs="Times New Roman"/>
          <w:i/>
          <w:iCs/>
          <w:sz w:val="22"/>
          <w:szCs w:val="22"/>
        </w:rPr>
        <w:t>in silico</w:t>
      </w:r>
      <w:r w:rsidR="006B45A8" w:rsidRPr="009424EB">
        <w:rPr>
          <w:rFonts w:ascii="Times New Roman" w:hAnsi="Times New Roman" w:cs="Times New Roman"/>
          <w:sz w:val="22"/>
          <w:szCs w:val="22"/>
        </w:rPr>
        <w:t xml:space="preserve"> or computer-based methods for drug cardiotoxicity prediction show promising results as an animal-alternative solution</w:t>
      </w:r>
      <w:ins w:id="26" w:author="Iga Narendra Pramawijaya" w:date="2025-01-17T15:50:00Z">
        <w:r w:rsidR="006173A5">
          <w:rPr>
            <w:rFonts w:ascii="Times New Roman" w:hAnsi="Times New Roman" w:cs="Times New Roman"/>
            <w:sz w:val="22"/>
            <w:szCs w:val="22"/>
          </w:rPr>
          <w:t xml:space="preserve"> due to its higher accuracy demonstration</w:t>
        </w:r>
      </w:ins>
      <w:ins w:id="27" w:author="Ali Ikhsanul Qauli" w:date="2025-01-15T15:32:00Z">
        <w:r w:rsidR="00E259C3">
          <w:rPr>
            <w:rFonts w:ascii="Times New Roman" w:hAnsi="Times New Roman" w:cs="Times New Roman"/>
            <w:sz w:val="22"/>
            <w:szCs w:val="22"/>
          </w:rPr>
          <w:t xml:space="preserve"> </w:t>
        </w:r>
        <w:r w:rsidR="00E259C3" w:rsidRPr="00E259C3">
          <w:rPr>
            <w:rFonts w:ascii="Times New Roman" w:hAnsi="Times New Roman" w:cs="Times New Roman"/>
            <w:sz w:val="22"/>
            <w:szCs w:val="22"/>
            <w:highlight w:val="green"/>
            <w:rPrChange w:id="28" w:author="Ali Ikhsanul Qauli" w:date="2025-01-15T15:32:00Z">
              <w:rPr>
                <w:rFonts w:ascii="Times New Roman" w:hAnsi="Times New Roman" w:cs="Times New Roman"/>
                <w:sz w:val="22"/>
                <w:szCs w:val="22"/>
              </w:rPr>
            </w:rPrChange>
          </w:rPr>
          <w:t>[</w:t>
        </w:r>
      </w:ins>
      <w:ins w:id="29" w:author="Iga Narendra Pramawijaya" w:date="2025-01-17T15:52:00Z">
        <w:r w:rsidR="006173A5">
          <w:rPr>
            <w:rFonts w:ascii="Times New Roman" w:hAnsi="Times New Roman" w:cs="Times New Roman"/>
            <w:sz w:val="22"/>
            <w:szCs w:val="22"/>
            <w:highlight w:val="green"/>
          </w:rPr>
          <w:t>passini 2017</w:t>
        </w:r>
      </w:ins>
      <w:ins w:id="30" w:author="Ali Ikhsanul Qauli" w:date="2025-01-15T15:32:00Z">
        <w:del w:id="31" w:author="Iga Narendra Pramawijaya" w:date="2025-01-17T15:52:00Z">
          <w:r w:rsidR="00E259C3" w:rsidRPr="00E259C3" w:rsidDel="006173A5">
            <w:rPr>
              <w:rFonts w:ascii="Times New Roman" w:hAnsi="Times New Roman" w:cs="Times New Roman"/>
              <w:sz w:val="22"/>
              <w:szCs w:val="22"/>
              <w:highlight w:val="green"/>
              <w:rPrChange w:id="32" w:author="Ali Ikhsanul Qauli" w:date="2025-01-15T15:32:00Z">
                <w:rPr>
                  <w:rFonts w:ascii="Times New Roman" w:hAnsi="Times New Roman" w:cs="Times New Roman"/>
                  <w:sz w:val="22"/>
                  <w:szCs w:val="22"/>
                  <w:highlight w:val="red"/>
                </w:rPr>
              </w:rPrChange>
            </w:rPr>
            <w:delText>put some references here</w:delText>
          </w:r>
        </w:del>
        <w:r w:rsidR="00E259C3" w:rsidRPr="00E259C3">
          <w:rPr>
            <w:rFonts w:ascii="Times New Roman" w:hAnsi="Times New Roman" w:cs="Times New Roman"/>
            <w:sz w:val="22"/>
            <w:szCs w:val="22"/>
            <w:highlight w:val="green"/>
            <w:rPrChange w:id="33" w:author="Ali Ikhsanul Qauli" w:date="2025-01-15T15:32:00Z">
              <w:rPr>
                <w:rFonts w:ascii="Times New Roman" w:hAnsi="Times New Roman" w:cs="Times New Roman"/>
                <w:sz w:val="22"/>
                <w:szCs w:val="22"/>
              </w:rPr>
            </w:rPrChange>
          </w:rPr>
          <w:t>]</w:t>
        </w:r>
      </w:ins>
      <w:r w:rsidR="006B45A8" w:rsidRPr="009424EB">
        <w:rPr>
          <w:rFonts w:ascii="Times New Roman" w:hAnsi="Times New Roman" w:cs="Times New Roman"/>
          <w:sz w:val="22"/>
          <w:szCs w:val="22"/>
        </w:rPr>
        <w:t xml:space="preserve">. Nevertheless, </w:t>
      </w:r>
      <w:r w:rsidR="00755243" w:rsidRPr="009424EB">
        <w:rPr>
          <w:rFonts w:ascii="Times New Roman" w:hAnsi="Times New Roman" w:cs="Times New Roman"/>
          <w:sz w:val="22"/>
          <w:szCs w:val="22"/>
        </w:rPr>
        <w:t>at some point, this approach is</w:t>
      </w:r>
      <w:r w:rsidR="006B45A8"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w:t>
      </w:r>
      <w:r w:rsidR="006B45A8" w:rsidRPr="009424EB">
        <w:rPr>
          <w:rFonts w:ascii="Times New Roman" w:hAnsi="Times New Roman" w:cs="Times New Roman"/>
          <w:sz w:val="22"/>
          <w:szCs w:val="22"/>
        </w:rPr>
        <w:t xml:space="preserve">grows, resulting in longer processing times and reduced efficiency. </w:t>
      </w:r>
    </w:p>
    <w:p w14:paraId="31A0364B" w14:textId="1DA3D151" w:rsidR="00E61247" w:rsidRDefault="00F77443" w:rsidP="006B2226">
      <w:pPr>
        <w:ind w:firstLine="284"/>
        <w:jc w:val="both"/>
        <w:rPr>
          <w:rFonts w:ascii="Times New Roman" w:hAnsi="Times New Roman" w:cs="Times New Roman"/>
          <w:sz w:val="22"/>
          <w:szCs w:val="22"/>
        </w:rPr>
      </w:pPr>
      <w:r w:rsidRPr="001E4CDA">
        <w:rPr>
          <w:rFonts w:ascii="Times New Roman" w:hAnsi="Times New Roman" w:cs="Times New Roman"/>
          <w:sz w:val="22"/>
          <w:szCs w:val="22"/>
          <w:highlight w:val="cyan"/>
        </w:rPr>
        <w:t>(proposed method)</w:t>
      </w:r>
      <w:r>
        <w:rPr>
          <w:rFonts w:ascii="Times New Roman" w:hAnsi="Times New Roman" w:cs="Times New Roman"/>
          <w:sz w:val="22"/>
          <w:szCs w:val="22"/>
        </w:rPr>
        <w:t xml:space="preserve"> </w:t>
      </w:r>
      <w:r w:rsidR="006B45A8" w:rsidRPr="009424EB">
        <w:rPr>
          <w:rFonts w:ascii="Times New Roman" w:hAnsi="Times New Roman" w:cs="Times New Roman"/>
          <w:sz w:val="22"/>
          <w:szCs w:val="22"/>
        </w:rPr>
        <w:t>This efficiency limitation makes it difficult for traditional computational approaches to handle large-scale simulation (</w:t>
      </w:r>
      <w:commentRangeStart w:id="34"/>
      <w:r w:rsidR="006B45A8" w:rsidRPr="009424EB">
        <w:rPr>
          <w:rFonts w:ascii="Times New Roman" w:hAnsi="Times New Roman" w:cs="Times New Roman"/>
          <w:sz w:val="22"/>
          <w:szCs w:val="22"/>
        </w:rPr>
        <w:t>such that uses multi-sample scenario or inter-individual variations</w:t>
      </w:r>
      <w:commentRangeEnd w:id="34"/>
      <w:r w:rsidR="004701B9">
        <w:rPr>
          <w:rStyle w:val="CommentReference"/>
        </w:rPr>
        <w:commentReference w:id="34"/>
      </w:r>
      <w:r w:rsidR="006B45A8" w:rsidRPr="009424EB">
        <w:rPr>
          <w:rFonts w:ascii="Times New Roman" w:hAnsi="Times New Roman" w:cs="Times New Roman"/>
          <w:sz w:val="22"/>
          <w:szCs w:val="22"/>
        </w:rPr>
        <w:t>) within a reasonable timeframe.</w:t>
      </w:r>
      <w:ins w:id="35" w:author="Iga Narendra Pramawijaya" w:date="2025-01-17T15:57:00Z">
        <w:r w:rsidR="001E4CDA">
          <w:rPr>
            <w:rFonts w:ascii="Times New Roman" w:hAnsi="Times New Roman" w:cs="Times New Roman"/>
            <w:sz w:val="22"/>
            <w:szCs w:val="22"/>
          </w:rPr>
          <w:t xml:space="preserve"> Large scale simulation means when a simulation takes many </w:t>
        </w:r>
      </w:ins>
      <w:ins w:id="36" w:author="Iga Narendra Pramawijaya" w:date="2025-01-17T15:59:00Z">
        <w:r w:rsidR="001E4CDA">
          <w:rPr>
            <w:rFonts w:ascii="Times New Roman" w:hAnsi="Times New Roman" w:cs="Times New Roman"/>
            <w:sz w:val="22"/>
            <w:szCs w:val="22"/>
          </w:rPr>
          <w:t>input values. in the magnitude of thousands or more.</w:t>
        </w:r>
      </w:ins>
      <w:r w:rsidR="006B45A8" w:rsidRPr="009424EB">
        <w:rPr>
          <w:rFonts w:ascii="Times New Roman" w:hAnsi="Times New Roman" w:cs="Times New Roman"/>
          <w:sz w:val="22"/>
          <w:szCs w:val="22"/>
        </w:rPr>
        <w:t xml:space="preserve"> </w:t>
      </w:r>
      <w:ins w:id="37" w:author="Iga Narendra Pramawijaya" w:date="2025-01-17T16:01:00Z">
        <w:r w:rsidR="002E2F16">
          <w:rPr>
            <w:rFonts w:ascii="Times New Roman" w:hAnsi="Times New Roman" w:cs="Times New Roman"/>
            <w:sz w:val="22"/>
            <w:szCs w:val="22"/>
          </w:rPr>
          <w:t>M</w:t>
        </w:r>
        <w:r w:rsidR="002E2F16" w:rsidRPr="002E2F16">
          <w:rPr>
            <w:rFonts w:ascii="Times New Roman" w:hAnsi="Times New Roman" w:cs="Times New Roman"/>
            <w:sz w:val="22"/>
            <w:szCs w:val="22"/>
          </w:rPr>
          <w:t xml:space="preserve">ulti-sample scenario refers to the simulation of </w:t>
        </w:r>
      </w:ins>
      <w:ins w:id="38" w:author="Iga Narendra Pramawijaya" w:date="2025-01-17T16:02:00Z">
        <w:r w:rsidR="002E2F16">
          <w:rPr>
            <w:rFonts w:ascii="Times New Roman" w:hAnsi="Times New Roman" w:cs="Times New Roman"/>
            <w:sz w:val="22"/>
            <w:szCs w:val="22"/>
          </w:rPr>
          <w:t>many</w:t>
        </w:r>
      </w:ins>
      <w:ins w:id="39" w:author="Iga Narendra Pramawijaya" w:date="2025-01-17T16:01:00Z">
        <w:r w:rsidR="002E2F16" w:rsidRPr="002E2F16">
          <w:rPr>
            <w:rFonts w:ascii="Times New Roman" w:hAnsi="Times New Roman" w:cs="Times New Roman"/>
            <w:sz w:val="22"/>
            <w:szCs w:val="22"/>
          </w:rPr>
          <w:t xml:space="preserve"> drug samples simultaneously, enabling efficient evaluation of varying drug concentrations or conditions. Inter-individual variations, on the other hand, account for differences in biological responses across individuals, ensuring the simulation captures variability in drug effects due to genetic, physiological, or environmental factors. By incorporating these aspects, the study aims to provide a more comprehensive and </w:t>
        </w:r>
        <w:r w:rsidR="002E2F16" w:rsidRPr="002E2F16">
          <w:rPr>
            <w:rFonts w:ascii="Times New Roman" w:hAnsi="Times New Roman" w:cs="Times New Roman"/>
            <w:sz w:val="22"/>
            <w:szCs w:val="22"/>
          </w:rPr>
          <w:lastRenderedPageBreak/>
          <w:t>realistic prediction of cardiotoxicity across diverse populations.</w:t>
        </w:r>
      </w:ins>
      <w:ins w:id="40" w:author="Iga Narendra Pramawijaya" w:date="2025-01-17T16:02:00Z">
        <w:r w:rsidR="002E2F16">
          <w:rPr>
            <w:rFonts w:ascii="Times New Roman" w:hAnsi="Times New Roman" w:cs="Times New Roman"/>
            <w:sz w:val="22"/>
            <w:szCs w:val="22"/>
          </w:rPr>
          <w:t xml:space="preserve"> </w:t>
        </w:r>
      </w:ins>
      <w:r w:rsidR="006B45A8" w:rsidRPr="009424EB">
        <w:rPr>
          <w:rFonts w:ascii="Times New Roman" w:hAnsi="Times New Roman" w:cs="Times New Roman"/>
          <w:sz w:val="22"/>
          <w:szCs w:val="22"/>
        </w:rPr>
        <w:t xml:space="preserve">This research introduces </w:t>
      </w:r>
      <w:r w:rsidR="00E61247">
        <w:rPr>
          <w:rFonts w:ascii="Times New Roman" w:hAnsi="Times New Roman" w:cs="Times New Roman"/>
          <w:sz w:val="22"/>
          <w:szCs w:val="22"/>
        </w:rPr>
        <w:t>parallelisation</w:t>
      </w:r>
      <w:r w:rsidR="006B45A8" w:rsidRPr="009424EB">
        <w:rPr>
          <w:rFonts w:ascii="Times New Roman" w:hAnsi="Times New Roman" w:cs="Times New Roman"/>
          <w:sz w:val="22"/>
          <w:szCs w:val="22"/>
        </w:rPr>
        <w:t xml:space="preserve"> to address </w:t>
      </w:r>
      <w:r w:rsidR="00E61247">
        <w:rPr>
          <w:rFonts w:ascii="Times New Roman" w:hAnsi="Times New Roman" w:cs="Times New Roman"/>
          <w:sz w:val="22"/>
          <w:szCs w:val="22"/>
        </w:rPr>
        <w:t xml:space="preserve">current </w:t>
      </w:r>
      <w:r w:rsidR="00E61247" w:rsidRPr="00E61247">
        <w:rPr>
          <w:rFonts w:ascii="Times New Roman" w:hAnsi="Times New Roman" w:cs="Times New Roman"/>
          <w:i/>
          <w:iCs/>
          <w:sz w:val="22"/>
          <w:szCs w:val="22"/>
        </w:rPr>
        <w:t>in silico</w:t>
      </w:r>
      <w:r w:rsidR="00E61247" w:rsidRPr="009424EB">
        <w:rPr>
          <w:rFonts w:ascii="Times New Roman" w:hAnsi="Times New Roman" w:cs="Times New Roman"/>
          <w:sz w:val="22"/>
          <w:szCs w:val="22"/>
        </w:rPr>
        <w:t xml:space="preserve"> drug cardiotoxicity simulations </w:t>
      </w:r>
      <w:r w:rsidR="006B45A8" w:rsidRPr="009424EB">
        <w:rPr>
          <w:rFonts w:ascii="Times New Roman" w:hAnsi="Times New Roman" w:cs="Times New Roman"/>
          <w:sz w:val="22"/>
          <w:szCs w:val="22"/>
        </w:rPr>
        <w:t>inefficiencies. By implementing NVIDIA’s CUDA (Compute Unified Device Architecture)-based parallel programming on Graphics Processing Units (GPU) [1]</w:t>
      </w:r>
      <w:r w:rsidR="00E61247">
        <w:rPr>
          <w:rFonts w:ascii="Times New Roman" w:hAnsi="Times New Roman" w:cs="Times New Roman"/>
          <w:sz w:val="22"/>
          <w:szCs w:val="22"/>
        </w:rPr>
        <w:t>.</w:t>
      </w:r>
      <w:r w:rsidR="006B45A8" w:rsidRPr="009424EB">
        <w:rPr>
          <w:rFonts w:ascii="Times New Roman" w:hAnsi="Times New Roman" w:cs="Times New Roman"/>
          <w:sz w:val="22"/>
          <w:szCs w:val="22"/>
        </w:rPr>
        <w:t xml:space="preserve"> </w:t>
      </w:r>
    </w:p>
    <w:p w14:paraId="65823D8A" w14:textId="026E232F" w:rsidR="006B2226" w:rsidRPr="009424EB" w:rsidRDefault="00E06616" w:rsidP="00E61247">
      <w:pPr>
        <w:ind w:firstLine="284"/>
        <w:jc w:val="both"/>
        <w:rPr>
          <w:rFonts w:ascii="Times New Roman" w:hAnsi="Times New Roman" w:cs="Times New Roman"/>
          <w:sz w:val="22"/>
          <w:szCs w:val="22"/>
        </w:rPr>
      </w:pPr>
      <w:r w:rsidRPr="00E259C3">
        <w:rPr>
          <w:rFonts w:ascii="Times New Roman" w:hAnsi="Times New Roman" w:cs="Times New Roman"/>
          <w:sz w:val="22"/>
          <w:szCs w:val="22"/>
          <w:highlight w:val="cyan"/>
          <w:rPrChange w:id="41" w:author="Ali Ikhsanul Qauli" w:date="2025-01-15T15:32:00Z">
            <w:rPr>
              <w:rFonts w:ascii="Times New Roman" w:hAnsi="Times New Roman" w:cs="Times New Roman"/>
              <w:sz w:val="22"/>
              <w:szCs w:val="22"/>
            </w:rPr>
          </w:rPrChange>
        </w:rPr>
        <w:t>(benefits</w:t>
      </w:r>
      <w:r w:rsidR="00F77443" w:rsidRPr="00E259C3">
        <w:rPr>
          <w:rFonts w:ascii="Times New Roman" w:hAnsi="Times New Roman" w:cs="Times New Roman"/>
          <w:sz w:val="22"/>
          <w:szCs w:val="22"/>
          <w:highlight w:val="cyan"/>
          <w:rPrChange w:id="42" w:author="Ali Ikhsanul Qauli" w:date="2025-01-15T15:32:00Z">
            <w:rPr>
              <w:rFonts w:ascii="Times New Roman" w:hAnsi="Times New Roman" w:cs="Times New Roman"/>
              <w:sz w:val="22"/>
              <w:szCs w:val="22"/>
            </w:rPr>
          </w:rPrChange>
        </w:rPr>
        <w:t xml:space="preserve"> of proposed method</w:t>
      </w:r>
      <w:r w:rsidRPr="00E259C3">
        <w:rPr>
          <w:rFonts w:ascii="Times New Roman" w:hAnsi="Times New Roman" w:cs="Times New Roman"/>
          <w:sz w:val="22"/>
          <w:szCs w:val="22"/>
          <w:highlight w:val="cyan"/>
          <w:rPrChange w:id="43" w:author="Ali Ikhsanul Qauli" w:date="2025-01-15T15:32:00Z">
            <w:rPr>
              <w:rFonts w:ascii="Times New Roman" w:hAnsi="Times New Roman" w:cs="Times New Roman"/>
              <w:sz w:val="22"/>
              <w:szCs w:val="22"/>
            </w:rPr>
          </w:rPrChange>
        </w:rPr>
        <w:t>)</w:t>
      </w:r>
      <w:r>
        <w:rPr>
          <w:rFonts w:ascii="Times New Roman" w:hAnsi="Times New Roman" w:cs="Times New Roman"/>
          <w:sz w:val="22"/>
          <w:szCs w:val="22"/>
        </w:rPr>
        <w:t xml:space="preserve"> </w:t>
      </w:r>
      <w:r w:rsidR="00E61247">
        <w:rPr>
          <w:rFonts w:ascii="Times New Roman" w:hAnsi="Times New Roman" w:cs="Times New Roman"/>
          <w:sz w:val="22"/>
          <w:szCs w:val="22"/>
        </w:rPr>
        <w:t>Parallel computing</w:t>
      </w:r>
      <w:r w:rsidR="006B45A8" w:rsidRPr="009424EB">
        <w:rPr>
          <w:rFonts w:ascii="Times New Roman" w:hAnsi="Times New Roman" w:cs="Times New Roman"/>
          <w:sz w:val="22"/>
          <w:szCs w:val="22"/>
        </w:rPr>
        <w:t xml:space="preserve"> method can significantly accelerate overall computational process</w:t>
      </w:r>
      <w:r w:rsidR="00B81611">
        <w:rPr>
          <w:rFonts w:ascii="Times New Roman" w:hAnsi="Times New Roman" w:cs="Times New Roman"/>
          <w:sz w:val="22"/>
          <w:szCs w:val="22"/>
        </w:rPr>
        <w:t>.</w:t>
      </w:r>
      <w:r w:rsidR="00E61247">
        <w:rPr>
          <w:rFonts w:ascii="Times New Roman" w:hAnsi="Times New Roman" w:cs="Times New Roman"/>
          <w:sz w:val="22"/>
          <w:szCs w:val="22"/>
        </w:rPr>
        <w:t xml:space="preserve"> </w:t>
      </w:r>
      <w:r w:rsidR="00B81611">
        <w:rPr>
          <w:rFonts w:ascii="Times New Roman" w:hAnsi="Times New Roman" w:cs="Times New Roman"/>
          <w:sz w:val="22"/>
          <w:szCs w:val="22"/>
        </w:rPr>
        <w:t>The parallelisation enables</w:t>
      </w:r>
      <w:r w:rsidR="006B45A8" w:rsidRPr="009424EB">
        <w:rPr>
          <w:rFonts w:ascii="Times New Roman" w:hAnsi="Times New Roman" w:cs="Times New Roman"/>
          <w:sz w:val="22"/>
          <w:szCs w:val="22"/>
        </w:rPr>
        <w:t xml:space="preserve"> faster handling of large-scale simulations</w:t>
      </w:r>
      <w:r w:rsidR="00B81611">
        <w:rPr>
          <w:rFonts w:ascii="Times New Roman" w:hAnsi="Times New Roman" w:cs="Times New Roman"/>
          <w:sz w:val="22"/>
          <w:szCs w:val="22"/>
        </w:rPr>
        <w:t xml:space="preserve">, makes </w:t>
      </w:r>
      <w:r w:rsidR="006B45A8" w:rsidRPr="009424EB">
        <w:rPr>
          <w:rFonts w:ascii="Times New Roman" w:hAnsi="Times New Roman" w:cs="Times New Roman"/>
          <w:sz w:val="22"/>
          <w:szCs w:val="22"/>
        </w:rPr>
        <w:t xml:space="preserve">computational time </w:t>
      </w:r>
      <w:r w:rsidR="00B81611">
        <w:rPr>
          <w:rFonts w:ascii="Times New Roman" w:hAnsi="Times New Roman" w:cs="Times New Roman"/>
          <w:sz w:val="22"/>
          <w:szCs w:val="22"/>
        </w:rPr>
        <w:t>decreased</w:t>
      </w:r>
      <w:r w:rsidR="00E61247">
        <w:rPr>
          <w:rFonts w:ascii="Times New Roman" w:hAnsi="Times New Roman" w:cs="Times New Roman"/>
          <w:sz w:val="22"/>
          <w:szCs w:val="22"/>
        </w:rPr>
        <w:t>. Time advancement gained through this approach can</w:t>
      </w:r>
      <w:r w:rsidR="006B45A8" w:rsidRPr="009424EB">
        <w:rPr>
          <w:rFonts w:ascii="Times New Roman" w:hAnsi="Times New Roman" w:cs="Times New Roman"/>
          <w:sz w:val="22"/>
          <w:szCs w:val="22"/>
        </w:rPr>
        <w:t xml:space="preserve"> reduc</w:t>
      </w:r>
      <w:r w:rsidR="00E61247">
        <w:rPr>
          <w:rFonts w:ascii="Times New Roman" w:hAnsi="Times New Roman" w:cs="Times New Roman"/>
          <w:sz w:val="22"/>
          <w:szCs w:val="22"/>
        </w:rPr>
        <w:t>e</w:t>
      </w:r>
      <w:r w:rsidR="006B45A8" w:rsidRPr="009424EB">
        <w:rPr>
          <w:rFonts w:ascii="Times New Roman" w:hAnsi="Times New Roman" w:cs="Times New Roman"/>
          <w:sz w:val="22"/>
          <w:szCs w:val="22"/>
        </w:rPr>
        <w:t xml:space="preserve"> drug development cost</w:t>
      </w:r>
      <w:r w:rsidR="00E61247">
        <w:rPr>
          <w:rFonts w:ascii="Times New Roman" w:hAnsi="Times New Roman" w:cs="Times New Roman"/>
          <w:sz w:val="22"/>
          <w:szCs w:val="22"/>
        </w:rPr>
        <w:t>,</w:t>
      </w:r>
      <w:r w:rsidR="00E61247" w:rsidRPr="009424EB">
        <w:rPr>
          <w:rFonts w:ascii="Times New Roman" w:hAnsi="Times New Roman" w:cs="Times New Roman"/>
          <w:sz w:val="22"/>
          <w:szCs w:val="22"/>
        </w:rPr>
        <w:t xml:space="preserve"> </w:t>
      </w:r>
      <w:r w:rsidR="00E61247">
        <w:rPr>
          <w:rFonts w:ascii="Times New Roman" w:hAnsi="Times New Roman" w:cs="Times New Roman"/>
          <w:sz w:val="22"/>
          <w:szCs w:val="22"/>
        </w:rPr>
        <w:t>by</w:t>
      </w:r>
      <w:r w:rsidR="00E61247" w:rsidRPr="009424EB">
        <w:rPr>
          <w:rFonts w:ascii="Times New Roman" w:hAnsi="Times New Roman" w:cs="Times New Roman"/>
          <w:sz w:val="22"/>
          <w:szCs w:val="22"/>
        </w:rPr>
        <w:t xml:space="preserve"> accelerat</w:t>
      </w:r>
      <w:r w:rsidR="00E61247">
        <w:rPr>
          <w:rFonts w:ascii="Times New Roman" w:hAnsi="Times New Roman" w:cs="Times New Roman"/>
          <w:sz w:val="22"/>
          <w:szCs w:val="22"/>
        </w:rPr>
        <w:t>ing</w:t>
      </w:r>
      <w:r w:rsidR="00E61247" w:rsidRPr="009424EB">
        <w:rPr>
          <w:rFonts w:ascii="Times New Roman" w:hAnsi="Times New Roman" w:cs="Times New Roman"/>
          <w:sz w:val="22"/>
          <w:szCs w:val="22"/>
        </w:rPr>
        <w:t xml:space="preserve"> preclinical test</w:t>
      </w:r>
      <w:r w:rsidR="006B45A8" w:rsidRPr="009424EB">
        <w:rPr>
          <w:rFonts w:ascii="Times New Roman" w:hAnsi="Times New Roman" w:cs="Times New Roman"/>
          <w:sz w:val="22"/>
          <w:szCs w:val="22"/>
        </w:rPr>
        <w:t xml:space="preserve"> and reliance on animal testing. </w:t>
      </w:r>
    </w:p>
    <w:p w14:paraId="23338E7E" w14:textId="14297AC3" w:rsidR="006B2226" w:rsidRPr="009424EB" w:rsidRDefault="00F314D4" w:rsidP="006B2226">
      <w:pPr>
        <w:ind w:firstLine="284"/>
        <w:jc w:val="both"/>
        <w:rPr>
          <w:rFonts w:ascii="Times New Roman" w:hAnsi="Times New Roman" w:cs="Times New Roman"/>
          <w:sz w:val="22"/>
          <w:szCs w:val="22"/>
        </w:rPr>
      </w:pPr>
      <w:r w:rsidRPr="008E552E">
        <w:rPr>
          <w:rFonts w:ascii="Times New Roman" w:hAnsi="Times New Roman" w:cs="Times New Roman"/>
          <w:sz w:val="22"/>
          <w:szCs w:val="22"/>
          <w:highlight w:val="cyan"/>
          <w:rPrChange w:id="44" w:author="Ali Ikhsanul Qauli" w:date="2025-01-15T15:49:00Z">
            <w:rPr>
              <w:rFonts w:ascii="Times New Roman" w:hAnsi="Times New Roman" w:cs="Times New Roman"/>
              <w:sz w:val="22"/>
              <w:szCs w:val="22"/>
            </w:rPr>
          </w:rPrChange>
        </w:rPr>
        <w:t>(adding berghoff and their result)</w:t>
      </w:r>
      <w:r>
        <w:rPr>
          <w:rFonts w:ascii="Times New Roman" w:hAnsi="Times New Roman" w:cs="Times New Roman"/>
          <w:sz w:val="22"/>
          <w:szCs w:val="22"/>
        </w:rPr>
        <w:t xml:space="preserve"> </w:t>
      </w:r>
      <w:r w:rsidR="00761704">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Cells in Silico (CiS) framework developed by Berghoff et al. [</w:t>
      </w:r>
      <w:r w:rsidR="006431D9">
        <w:rPr>
          <w:rFonts w:ascii="Times New Roman" w:hAnsi="Times New Roman" w:cs="Times New Roman"/>
          <w:sz w:val="22"/>
          <w:szCs w:val="22"/>
        </w:rPr>
        <w:t>4</w:t>
      </w:r>
      <w:r w:rsidR="006B2226" w:rsidRPr="009424EB">
        <w:rPr>
          <w:rFonts w:ascii="Times New Roman" w:hAnsi="Times New Roman" w:cs="Times New Roman"/>
          <w:sz w:val="22"/>
          <w:szCs w:val="22"/>
        </w:rPr>
        <w:t>] provides a modular and parallel design for simulating biological tissue growth and development. This flexibility allows researchers to configure various model assumptions for diverse research questions. A key application of CiS was the simulation of a 1000³ voxel-sized cancerous tissue at sub-cellular resolution, showcasing its ability to handle complex biological processes with high detail.</w:t>
      </w:r>
    </w:p>
    <w:p w14:paraId="6A38A908" w14:textId="11729E76" w:rsidR="006B2226" w:rsidRPr="009424EB" w:rsidRDefault="00F314D4" w:rsidP="006B2226">
      <w:pPr>
        <w:ind w:firstLine="284"/>
        <w:jc w:val="both"/>
        <w:rPr>
          <w:rFonts w:ascii="Times New Roman" w:hAnsi="Times New Roman" w:cs="Times New Roman"/>
          <w:sz w:val="22"/>
          <w:szCs w:val="22"/>
        </w:rPr>
      </w:pPr>
      <w:r w:rsidRPr="00DB65A0">
        <w:rPr>
          <w:rFonts w:ascii="Times New Roman" w:hAnsi="Times New Roman" w:cs="Times New Roman"/>
          <w:sz w:val="22"/>
          <w:szCs w:val="22"/>
          <w:highlight w:val="cyan"/>
          <w:rPrChange w:id="45" w:author="Ali Ikhsanul Qauli" w:date="2025-01-15T16:01:00Z">
            <w:rPr>
              <w:rFonts w:ascii="Times New Roman" w:hAnsi="Times New Roman" w:cs="Times New Roman"/>
              <w:sz w:val="22"/>
              <w:szCs w:val="22"/>
            </w:rPr>
          </w:rPrChange>
        </w:rPr>
        <w:t>(adding other GPU simulations and their result)</w:t>
      </w:r>
      <w:r>
        <w:rPr>
          <w:rFonts w:ascii="Times New Roman" w:hAnsi="Times New Roman" w:cs="Times New Roman"/>
          <w:sz w:val="22"/>
          <w:szCs w:val="22"/>
        </w:rPr>
        <w:t xml:space="preserve"> </w:t>
      </w:r>
      <w:r w:rsidR="006B2226" w:rsidRPr="009424EB">
        <w:rPr>
          <w:rFonts w:ascii="Times New Roman" w:hAnsi="Times New Roman" w:cs="Times New Roman"/>
          <w:sz w:val="22"/>
          <w:szCs w:val="22"/>
        </w:rPr>
        <w:t>The use of GPUs in biological cell computing has also been explored extensively in prior research</w:t>
      </w:r>
      <w:r w:rsidR="000E4CAC">
        <w:rPr>
          <w:rFonts w:ascii="Times New Roman" w:hAnsi="Times New Roman" w:cs="Times New Roman"/>
          <w:sz w:val="22"/>
          <w:szCs w:val="22"/>
        </w:rPr>
        <w:t>es</w:t>
      </w:r>
      <w:r w:rsidR="006B2226" w:rsidRPr="009424EB">
        <w:rPr>
          <w:rFonts w:ascii="Times New Roman" w:hAnsi="Times New Roman" w:cs="Times New Roman"/>
          <w:sz w:val="22"/>
          <w:szCs w:val="22"/>
        </w:rPr>
        <w:t>. Martinez et al. [</w:t>
      </w:r>
      <w:r w:rsidR="006431D9">
        <w:rPr>
          <w:rFonts w:ascii="Times New Roman" w:hAnsi="Times New Roman" w:cs="Times New Roman"/>
          <w:sz w:val="22"/>
          <w:szCs w:val="22"/>
        </w:rPr>
        <w:t>5</w:t>
      </w:r>
      <w:r w:rsidR="006B2226" w:rsidRPr="009424EB">
        <w:rPr>
          <w:rFonts w:ascii="Times New Roman" w:hAnsi="Times New Roman" w:cs="Times New Roman"/>
          <w:sz w:val="22"/>
          <w:szCs w:val="22"/>
        </w:rPr>
        <w:t>]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006B2226"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w:t>
      </w:r>
      <w:r w:rsidR="006431D9">
        <w:rPr>
          <w:rFonts w:ascii="Times New Roman" w:hAnsi="Times New Roman" w:cs="Times New Roman"/>
          <w:sz w:val="22"/>
          <w:szCs w:val="22"/>
        </w:rPr>
        <w:t>6</w:t>
      </w:r>
      <w:r w:rsidR="006B2226" w:rsidRPr="009424EB">
        <w:rPr>
          <w:rFonts w:ascii="Times New Roman" w:hAnsi="Times New Roman" w:cs="Times New Roman"/>
          <w:sz w:val="22"/>
          <w:szCs w:val="22"/>
        </w:rPr>
        <w:t>].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w:t>
      </w:r>
      <w:r w:rsidR="006431D9">
        <w:rPr>
          <w:rFonts w:ascii="Times New Roman" w:hAnsi="Times New Roman" w:cs="Times New Roman"/>
          <w:sz w:val="22"/>
          <w:szCs w:val="22"/>
        </w:rPr>
        <w:t>7</w:t>
      </w:r>
      <w:r w:rsidR="006B2226" w:rsidRPr="009424EB">
        <w:rPr>
          <w:rFonts w:ascii="Times New Roman" w:hAnsi="Times New Roman" w:cs="Times New Roman"/>
          <w:sz w:val="22"/>
          <w:szCs w:val="22"/>
        </w:rPr>
        <w:t xml:space="preserve">].  </w:t>
      </w:r>
    </w:p>
    <w:p w14:paraId="0D866706" w14:textId="49D0F2BD" w:rsidR="006B2226" w:rsidRPr="009424EB" w:rsidRDefault="00057EFC" w:rsidP="006B2226">
      <w:pPr>
        <w:ind w:firstLine="284"/>
        <w:jc w:val="both"/>
        <w:rPr>
          <w:rFonts w:ascii="Times New Roman" w:hAnsi="Times New Roman" w:cs="Times New Roman"/>
          <w:sz w:val="22"/>
          <w:szCs w:val="22"/>
        </w:rPr>
      </w:pPr>
      <w:r w:rsidRPr="00DB65A0">
        <w:rPr>
          <w:rFonts w:ascii="Times New Roman" w:hAnsi="Times New Roman" w:cs="Times New Roman"/>
          <w:sz w:val="22"/>
          <w:szCs w:val="22"/>
          <w:highlight w:val="cyan"/>
          <w:rPrChange w:id="46" w:author="Ali Ikhsanul Qauli" w:date="2025-01-15T16:01:00Z">
            <w:rPr>
              <w:rFonts w:ascii="Times New Roman" w:hAnsi="Times New Roman" w:cs="Times New Roman"/>
              <w:sz w:val="22"/>
              <w:szCs w:val="22"/>
            </w:rPr>
          </w:rPrChange>
        </w:rPr>
        <w:t>(adding in silico contribution to treat cardiac conditions)</w:t>
      </w:r>
      <w:r>
        <w:rPr>
          <w:rFonts w:ascii="Times New Roman" w:hAnsi="Times New Roman" w:cs="Times New Roman"/>
          <w:sz w:val="22"/>
          <w:szCs w:val="22"/>
        </w:rPr>
        <w:t xml:space="preserve"> </w:t>
      </w:r>
      <w:r w:rsidR="006B2226" w:rsidRPr="009424EB">
        <w:rPr>
          <w:rFonts w:ascii="Times New Roman" w:hAnsi="Times New Roman" w:cs="Times New Roman"/>
          <w:sz w:val="22"/>
          <w:szCs w:val="22"/>
        </w:rPr>
        <w:t xml:space="preserve">Recent work has increasingly </w:t>
      </w:r>
      <w:r w:rsidR="006B2226" w:rsidRPr="009424EB">
        <w:rPr>
          <w:rFonts w:ascii="Times New Roman" w:hAnsi="Times New Roman" w:cs="Times New Roman"/>
          <w:sz w:val="22"/>
          <w:szCs w:val="22"/>
        </w:rPr>
        <w:t xml:space="preserve">focused on using </w:t>
      </w:r>
      <w:r w:rsidR="006B2226" w:rsidRPr="00057EFC">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methods to address specific cardiac conditions and evaluate pharmacological interventions. For example, Whittaker et al. employed computational modelling to examine mutations linked to Short QT Syndrome and their effects on atrial arrhythmias. Their study demonstrated how in silico simulations could assess drug responses and inform strategies for treating genetic cardiac disorders [</w:t>
      </w:r>
      <w:r w:rsidR="006431D9">
        <w:rPr>
          <w:rFonts w:ascii="Times New Roman" w:hAnsi="Times New Roman" w:cs="Times New Roman"/>
          <w:sz w:val="22"/>
          <w:szCs w:val="22"/>
        </w:rPr>
        <w:t>8</w:t>
      </w:r>
      <w:r w:rsidR="006B2226" w:rsidRPr="009424EB">
        <w:rPr>
          <w:rFonts w:ascii="Times New Roman" w:hAnsi="Times New Roman" w:cs="Times New Roman"/>
          <w:sz w:val="22"/>
          <w:szCs w:val="22"/>
        </w:rPr>
        <w:t xml:space="preserve">].  </w:t>
      </w:r>
    </w:p>
    <w:p w14:paraId="4080C04A" w14:textId="116DFAB2" w:rsidR="00573CB7" w:rsidRPr="009424EB" w:rsidRDefault="00057EFC" w:rsidP="006B2226">
      <w:pPr>
        <w:ind w:firstLine="284"/>
        <w:jc w:val="both"/>
        <w:rPr>
          <w:rFonts w:ascii="Times New Roman" w:hAnsi="Times New Roman" w:cs="Times New Roman"/>
          <w:sz w:val="22"/>
          <w:szCs w:val="22"/>
        </w:rPr>
      </w:pPr>
      <w:r w:rsidRPr="00DB65A0">
        <w:rPr>
          <w:rFonts w:ascii="Times New Roman" w:hAnsi="Times New Roman" w:cs="Times New Roman"/>
          <w:sz w:val="22"/>
          <w:szCs w:val="22"/>
          <w:highlight w:val="cyan"/>
          <w:rPrChange w:id="47" w:author="Ali Ikhsanul Qauli" w:date="2025-01-15T15:57:00Z">
            <w:rPr>
              <w:rFonts w:ascii="Times New Roman" w:hAnsi="Times New Roman" w:cs="Times New Roman"/>
              <w:sz w:val="22"/>
              <w:szCs w:val="22"/>
            </w:rPr>
          </w:rPrChange>
        </w:rPr>
        <w:t>(Research gap in cardiotoxicity prediction)</w:t>
      </w:r>
      <w:r>
        <w:rPr>
          <w:rFonts w:ascii="Times New Roman" w:hAnsi="Times New Roman" w:cs="Times New Roman"/>
          <w:sz w:val="22"/>
          <w:szCs w:val="22"/>
        </w:rPr>
        <w:t xml:space="preserve"> </w:t>
      </w:r>
      <w:r w:rsidR="006B2226" w:rsidRPr="009424EB">
        <w:rPr>
          <w:rFonts w:ascii="Times New Roman" w:hAnsi="Times New Roman" w:cs="Times New Roman"/>
          <w:sz w:val="22"/>
          <w:szCs w:val="22"/>
        </w:rPr>
        <w:t xml:space="preserve">Advances in computer hardware and parallel processing have further enhanced the speed and efficiency of </w:t>
      </w:r>
      <w:r w:rsidR="006B2226" w:rsidRPr="00FB6A8E">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006B2226" w:rsidRPr="009424EB">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006B2226" w:rsidRPr="009424EB">
        <w:rPr>
          <w:rFonts w:ascii="Times New Roman" w:hAnsi="Times New Roman" w:cs="Times New Roman"/>
          <w:sz w:val="22"/>
          <w:szCs w:val="22"/>
        </w:rPr>
        <w:t xml:space="preserve"> to improve the efficiency and scalability of </w:t>
      </w:r>
      <w:ins w:id="48" w:author="Ali Ikhsanul Qauli" w:date="2025-01-15T17:05:00Z">
        <w:r w:rsidR="00221615">
          <w:rPr>
            <w:rFonts w:ascii="Times New Roman" w:hAnsi="Times New Roman" w:cs="Times New Roman"/>
            <w:sz w:val="22"/>
            <w:szCs w:val="22"/>
          </w:rPr>
          <w:t xml:space="preserve">drug </w:t>
        </w:r>
      </w:ins>
      <w:r w:rsidR="006B2226" w:rsidRPr="009424EB">
        <w:rPr>
          <w:rFonts w:ascii="Times New Roman" w:hAnsi="Times New Roman" w:cs="Times New Roman"/>
          <w:sz w:val="22"/>
          <w:szCs w:val="22"/>
        </w:rPr>
        <w:t xml:space="preserve">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156DFA2C" w14:textId="15520F8D" w:rsidR="006F5169"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Develop a practical and cost-effective approach suitable for real-world drug discovery applications, reducing reliance on animal testing</w:t>
      </w:r>
      <w:r w:rsidRPr="0029792B">
        <w:rPr>
          <w:rFonts w:ascii="Times New Roman" w:hAnsi="Times New Roman" w:cs="Times New Roman"/>
          <w:sz w:val="20"/>
          <w:szCs w:val="20"/>
        </w:rPr>
        <w:t>.</w:t>
      </w:r>
      <w:del w:id="49" w:author="Ali Ikhsanul Qauli" w:date="2025-01-15T15:59:00Z">
        <w:r w:rsidRPr="0029792B" w:rsidDel="00DB65A0">
          <w:rPr>
            <w:rFonts w:ascii="Times New Roman" w:hAnsi="Times New Roman" w:cs="Times New Roman"/>
            <w:sz w:val="20"/>
            <w:szCs w:val="20"/>
          </w:rPr>
          <w:tab/>
        </w:r>
      </w:del>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320452D1" w:rsidR="006F5169" w:rsidRDefault="00FF0A57" w:rsidP="00B55E40">
      <w:pPr>
        <w:ind w:firstLine="284"/>
        <w:jc w:val="both"/>
        <w:rPr>
          <w:rFonts w:ascii="Times New Roman" w:hAnsi="Times New Roman" w:cs="Times New Roman"/>
          <w:sz w:val="22"/>
          <w:szCs w:val="22"/>
        </w:rPr>
      </w:pPr>
      <w:r w:rsidRPr="00DB65A0">
        <w:rPr>
          <w:rFonts w:ascii="Times New Roman" w:hAnsi="Times New Roman" w:cs="Times New Roman"/>
          <w:sz w:val="22"/>
          <w:szCs w:val="22"/>
          <w:highlight w:val="cyan"/>
          <w:rPrChange w:id="50" w:author="Ali Ikhsanul Qauli" w:date="2025-01-15T15:59:00Z">
            <w:rPr>
              <w:rFonts w:ascii="Times New Roman" w:hAnsi="Times New Roman" w:cs="Times New Roman"/>
              <w:sz w:val="22"/>
              <w:szCs w:val="22"/>
            </w:rPr>
          </w:rPrChange>
        </w:rPr>
        <w:t>(Research steps)</w:t>
      </w:r>
      <w:r>
        <w:rPr>
          <w:rFonts w:ascii="Times New Roman" w:hAnsi="Times New Roman" w:cs="Times New Roman"/>
          <w:sz w:val="22"/>
          <w:szCs w:val="22"/>
        </w:rPr>
        <w:t xml:space="preserve"> </w:t>
      </w:r>
      <w:r w:rsidR="006F5169"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Additionally, this chapter will</w:t>
      </w:r>
      <w:r w:rsidR="00DB48EA">
        <w:rPr>
          <w:rFonts w:ascii="Times New Roman" w:hAnsi="Times New Roman" w:cs="Times New Roman"/>
          <w:sz w:val="22"/>
          <w:szCs w:val="22"/>
        </w:rPr>
        <w:t xml:space="preserve"> briefly</w:t>
      </w:r>
      <w:r w:rsidR="006F5169" w:rsidRPr="009424EB">
        <w:rPr>
          <w:rFonts w:ascii="Times New Roman" w:hAnsi="Times New Roman" w:cs="Times New Roman"/>
          <w:sz w:val="22"/>
          <w:szCs w:val="22"/>
        </w:rPr>
        <w:t xml:space="preserve"> explain how ordinary differential equations (ODEs) in the cell models are solved within this framework. The goal is to ensure that researchers or software engineers can follow the steps</w:t>
      </w:r>
      <w:r w:rsidR="00DB48EA">
        <w:rPr>
          <w:rFonts w:ascii="Times New Roman" w:hAnsi="Times New Roman" w:cs="Times New Roman"/>
          <w:sz w:val="22"/>
          <w:szCs w:val="22"/>
        </w:rPr>
        <w:t xml:space="preserve">, to </w:t>
      </w:r>
      <w:r w:rsidR="006F5169" w:rsidRPr="009424EB">
        <w:rPr>
          <w:rFonts w:ascii="Times New Roman" w:hAnsi="Times New Roman" w:cs="Times New Roman"/>
          <w:sz w:val="22"/>
          <w:szCs w:val="22"/>
        </w:rPr>
        <w:t>replicate the parallelisation process and build their own GPU-based multi-sample simulation platforms.</w:t>
      </w:r>
    </w:p>
    <w:p w14:paraId="383BC8A6" w14:textId="0BFF67DB" w:rsidR="007C5945" w:rsidRPr="009424EB" w:rsidRDefault="00031AF5" w:rsidP="007C5945">
      <w:pPr>
        <w:ind w:firstLine="284"/>
        <w:jc w:val="both"/>
        <w:rPr>
          <w:rFonts w:ascii="Times New Roman" w:hAnsi="Times New Roman" w:cs="Times New Roman"/>
          <w:sz w:val="22"/>
          <w:szCs w:val="22"/>
        </w:rPr>
      </w:pPr>
      <w:r w:rsidRPr="001D6B89">
        <w:rPr>
          <w:rFonts w:ascii="Times New Roman" w:hAnsi="Times New Roman" w:cs="Times New Roman"/>
          <w:sz w:val="22"/>
          <w:szCs w:val="22"/>
          <w:highlight w:val="cyan"/>
          <w:rPrChange w:id="51" w:author="Ali Ikhsanul Qauli" w:date="2025-01-15T16:01:00Z">
            <w:rPr>
              <w:rFonts w:ascii="Times New Roman" w:hAnsi="Times New Roman" w:cs="Times New Roman"/>
              <w:sz w:val="22"/>
              <w:szCs w:val="22"/>
            </w:rPr>
          </w:rPrChange>
        </w:rPr>
        <w:t>(</w:t>
      </w:r>
      <w:r w:rsidR="00973EFA" w:rsidRPr="001D6B89">
        <w:rPr>
          <w:rFonts w:ascii="Times New Roman" w:hAnsi="Times New Roman" w:cs="Times New Roman"/>
          <w:sz w:val="22"/>
          <w:szCs w:val="22"/>
          <w:highlight w:val="cyan"/>
          <w:rPrChange w:id="52" w:author="Ali Ikhsanul Qauli" w:date="2025-01-15T16:01:00Z">
            <w:rPr>
              <w:rFonts w:ascii="Times New Roman" w:hAnsi="Times New Roman" w:cs="Times New Roman"/>
              <w:sz w:val="22"/>
              <w:szCs w:val="22"/>
            </w:rPr>
          </w:rPrChange>
        </w:rPr>
        <w:t>CellML for this research</w:t>
      </w:r>
      <w:r w:rsidR="00971BDE" w:rsidRPr="001D6B89">
        <w:rPr>
          <w:rFonts w:ascii="Times New Roman" w:hAnsi="Times New Roman" w:cs="Times New Roman"/>
          <w:sz w:val="22"/>
          <w:szCs w:val="22"/>
          <w:highlight w:val="cyan"/>
          <w:rPrChange w:id="53" w:author="Ali Ikhsanul Qauli" w:date="2025-01-15T16:01:00Z">
            <w:rPr>
              <w:rFonts w:ascii="Times New Roman" w:hAnsi="Times New Roman" w:cs="Times New Roman"/>
              <w:sz w:val="22"/>
              <w:szCs w:val="22"/>
            </w:rPr>
          </w:rPrChange>
        </w:rPr>
        <w:t>)</w:t>
      </w:r>
      <w:r w:rsidR="00971BDE" w:rsidRPr="00971BDE">
        <w:t xml:space="preserve"> </w:t>
      </w:r>
      <w:r w:rsidR="00971BDE" w:rsidRPr="00971BDE">
        <w:rPr>
          <w:rFonts w:ascii="Times New Roman" w:hAnsi="Times New Roman" w:cs="Times New Roman"/>
          <w:sz w:val="22"/>
          <w:szCs w:val="22"/>
        </w:rPr>
        <w:t xml:space="preserve">This research leverages the flexibility provided by the CellML platform, an XML-based language designed to </w:t>
      </w:r>
      <w:r w:rsidR="00971BDE" w:rsidRPr="00971BDE">
        <w:rPr>
          <w:rFonts w:ascii="Times New Roman" w:hAnsi="Times New Roman" w:cs="Times New Roman"/>
          <w:sz w:val="22"/>
          <w:szCs w:val="22"/>
        </w:rPr>
        <w:lastRenderedPageBreak/>
        <w:t>represent and share mathematical models of biological cells [</w:t>
      </w:r>
      <w:r w:rsidR="00EC77A9">
        <w:rPr>
          <w:rFonts w:ascii="Times New Roman" w:hAnsi="Times New Roman" w:cs="Times New Roman"/>
          <w:sz w:val="22"/>
          <w:szCs w:val="22"/>
        </w:rPr>
        <w:t>9</w:t>
      </w:r>
      <w:r w:rsidR="00971BDE" w:rsidRPr="00971BDE">
        <w:rPr>
          <w:rFonts w:ascii="Times New Roman" w:hAnsi="Times New Roman" w:cs="Times New Roman"/>
          <w:sz w:val="22"/>
          <w:szCs w:val="22"/>
        </w:rPr>
        <w:t>]. CellML ensures standardisation across models, enabling translation into various programming languages [</w:t>
      </w:r>
      <w:r w:rsidR="00EC77A9">
        <w:rPr>
          <w:rFonts w:ascii="Times New Roman" w:hAnsi="Times New Roman" w:cs="Times New Roman"/>
          <w:sz w:val="22"/>
          <w:szCs w:val="22"/>
        </w:rPr>
        <w:t>10</w:t>
      </w:r>
      <w:r w:rsidR="00971BDE" w:rsidRPr="00971BDE">
        <w:rPr>
          <w:rFonts w:ascii="Times New Roman" w:hAnsi="Times New Roman" w:cs="Times New Roman"/>
          <w:sz w:val="22"/>
          <w:szCs w:val="22"/>
        </w:rPr>
        <w:t>]. It also includes models converted from the Systems Biology Markup Language (SBML), enhancing accessibility for researchers [</w:t>
      </w:r>
      <w:r w:rsidR="00EC77A9">
        <w:rPr>
          <w:rFonts w:ascii="Times New Roman" w:hAnsi="Times New Roman" w:cs="Times New Roman"/>
          <w:sz w:val="22"/>
          <w:szCs w:val="22"/>
        </w:rPr>
        <w:t>11</w:t>
      </w:r>
      <w:r w:rsidR="00971BDE" w:rsidRPr="00971BDE">
        <w:rPr>
          <w:rFonts w:ascii="Times New Roman" w:hAnsi="Times New Roman" w:cs="Times New Roman"/>
          <w:sz w:val="22"/>
          <w:szCs w:val="22"/>
        </w:rPr>
        <w:t>-</w:t>
      </w:r>
      <w:r w:rsidR="00EC77A9">
        <w:rPr>
          <w:rFonts w:ascii="Times New Roman" w:hAnsi="Times New Roman" w:cs="Times New Roman"/>
          <w:sz w:val="22"/>
          <w:szCs w:val="22"/>
        </w:rPr>
        <w:t>12</w:t>
      </w:r>
      <w:r w:rsidR="00971BDE" w:rsidRPr="00971BDE">
        <w:rPr>
          <w:rFonts w:ascii="Times New Roman" w:hAnsi="Times New Roman" w:cs="Times New Roman"/>
          <w:sz w:val="22"/>
          <w:szCs w:val="22"/>
        </w:rPr>
        <w:t>]. This study utilises three cell models: O’Hara</w:t>
      </w:r>
      <w:ins w:id="54" w:author="Ali Ikhsanul Qauli" w:date="2025-01-15T17:52:00Z">
        <w:r w:rsidR="00921510">
          <w:rPr>
            <w:rFonts w:ascii="Times New Roman" w:hAnsi="Times New Roman" w:cs="Times New Roman"/>
            <w:sz w:val="22"/>
            <w:szCs w:val="22"/>
          </w:rPr>
          <w:t xml:space="preserve"> et al. </w:t>
        </w:r>
      </w:ins>
      <w:r w:rsidR="00971BDE" w:rsidRPr="00971BDE">
        <w:rPr>
          <w:rFonts w:ascii="Times New Roman" w:hAnsi="Times New Roman" w:cs="Times New Roman"/>
          <w:sz w:val="22"/>
          <w:szCs w:val="22"/>
        </w:rPr>
        <w:t xml:space="preserve"> 2011 </w:t>
      </w:r>
      <w:ins w:id="55" w:author="Ali Ikhsanul Qauli" w:date="2025-01-15T17:50:00Z">
        <w:r w:rsidR="00921510">
          <w:rPr>
            <w:rFonts w:ascii="Times New Roman" w:hAnsi="Times New Roman" w:cs="Times New Roman"/>
            <w:sz w:val="22"/>
            <w:szCs w:val="22"/>
          </w:rPr>
          <w:t>(</w:t>
        </w:r>
      </w:ins>
      <w:ins w:id="56" w:author="Ali Ikhsanul Qauli" w:date="2025-01-15T17:51:00Z">
        <w:r w:rsidR="00921510">
          <w:rPr>
            <w:rFonts w:ascii="Times New Roman" w:hAnsi="Times New Roman" w:cs="Times New Roman"/>
            <w:sz w:val="22"/>
            <w:szCs w:val="22"/>
          </w:rPr>
          <w:t>ORd 2011</w:t>
        </w:r>
      </w:ins>
      <w:ins w:id="57" w:author="Ali Ikhsanul Qauli" w:date="2025-01-15T17:50:00Z">
        <w:r w:rsidR="00921510">
          <w:rPr>
            <w:rFonts w:ascii="Times New Roman" w:hAnsi="Times New Roman" w:cs="Times New Roman"/>
            <w:sz w:val="22"/>
            <w:szCs w:val="22"/>
          </w:rPr>
          <w:t>)</w:t>
        </w:r>
      </w:ins>
      <w:ins w:id="58" w:author="Ali Ikhsanul Qauli" w:date="2025-01-15T17:51:00Z">
        <w:r w:rsidR="00921510">
          <w:rPr>
            <w:rFonts w:ascii="Times New Roman" w:hAnsi="Times New Roman" w:cs="Times New Roman"/>
            <w:sz w:val="22"/>
            <w:szCs w:val="22"/>
          </w:rPr>
          <w:t xml:space="preserve"> </w:t>
        </w:r>
      </w:ins>
      <w:r w:rsidR="00971BDE" w:rsidRPr="00971BDE">
        <w:rPr>
          <w:rFonts w:ascii="Times New Roman" w:hAnsi="Times New Roman" w:cs="Times New Roman"/>
          <w:sz w:val="22"/>
          <w:szCs w:val="22"/>
        </w:rPr>
        <w:t xml:space="preserve">[13], </w:t>
      </w:r>
      <w:ins w:id="59" w:author="Ali Ikhsanul Qauli" w:date="2025-01-15T17:52:00Z">
        <w:r w:rsidR="00921510">
          <w:rPr>
            <w:rFonts w:ascii="Times New Roman" w:hAnsi="Times New Roman" w:cs="Times New Roman"/>
            <w:sz w:val="22"/>
            <w:szCs w:val="22"/>
          </w:rPr>
          <w:t>Dutta et al. 2017 (CiPAORdv1.0)</w:t>
        </w:r>
      </w:ins>
      <w:r w:rsidR="00971BDE" w:rsidRPr="00971BDE">
        <w:rPr>
          <w:rFonts w:ascii="Times New Roman" w:hAnsi="Times New Roman" w:cs="Times New Roman"/>
          <w:sz w:val="22"/>
          <w:szCs w:val="22"/>
        </w:rPr>
        <w:t>[14], and ToR-ORd [15], demonstrating the platform's versatility in supporting diverse simulations.</w:t>
      </w:r>
      <w:r w:rsidR="00A01820">
        <w:rPr>
          <w:rFonts w:ascii="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088E8E40" wp14:editId="29C4B3F6">
                <wp:simplePos x="0" y="0"/>
                <wp:positionH relativeFrom="margin">
                  <wp:align>center</wp:align>
                </wp:positionH>
                <wp:positionV relativeFrom="margin">
                  <wp:align>top</wp:align>
                </wp:positionV>
                <wp:extent cx="5731497" cy="2121031"/>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497" cy="2121031"/>
                        </a:xfrm>
                        <a:prstGeom prst="rect">
                          <a:avLst/>
                        </a:prstGeom>
                        <a:solidFill>
                          <a:schemeClr val="lt1"/>
                        </a:solidFill>
                        <a:ln w="6350">
                          <a:noFill/>
                        </a:ln>
                      </wps:spPr>
                      <wps:txb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744A6ED9"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ins w:id="60" w:author="Iga Narendra Pramawijaya" w:date="2025-01-16T13:37:00Z">
                              <w:r w:rsidR="00642D02">
                                <w:rPr>
                                  <w:rFonts w:ascii="Times New Roman" w:hAnsi="Times New Roman" w:cs="Times New Roman"/>
                                  <w:sz w:val="18"/>
                                  <w:szCs w:val="18"/>
                                </w:rPr>
                                <w:t>Offsetting implementation</w:t>
                              </w:r>
                            </w:ins>
                            <w:ins w:id="61" w:author="Iga Narendra Pramawijaya" w:date="2025-01-16T13:38:00Z">
                              <w:r w:rsidR="00642D02">
                                <w:rPr>
                                  <w:rFonts w:ascii="Times New Roman" w:hAnsi="Times New Roman" w:cs="Times New Roman"/>
                                  <w:sz w:val="18"/>
                                  <w:szCs w:val="18"/>
                                </w:rPr>
                                <w:t xml:space="preserve"> as memory optimisation</w:t>
                              </w:r>
                            </w:ins>
                            <w:ins w:id="62" w:author="Iga Narendra Pramawijaya" w:date="2025-01-16T13:37:00Z">
                              <w:r w:rsidR="00642D02">
                                <w:rPr>
                                  <w:rFonts w:ascii="Times New Roman" w:hAnsi="Times New Roman" w:cs="Times New Roman"/>
                                  <w:sz w:val="18"/>
                                  <w:szCs w:val="18"/>
                                </w:rPr>
                                <w:t xml:space="preserve"> to </w:t>
                              </w:r>
                            </w:ins>
                            <w:ins w:id="63" w:author="Iga Narendra Pramawijaya" w:date="2025-01-16T13:38:00Z">
                              <w:r w:rsidR="00642D02">
                                <w:rPr>
                                  <w:rFonts w:ascii="Times New Roman" w:hAnsi="Times New Roman" w:cs="Times New Roman"/>
                                  <w:sz w:val="18"/>
                                  <w:szCs w:val="18"/>
                                </w:rPr>
                                <w:t>generate GPU-compatible cell model</w:t>
                              </w:r>
                            </w:ins>
                            <w:r w:rsidRPr="00891B97">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8E8E40" id="_x0000_t202" coordsize="21600,21600" o:spt="202" path="m,l,21600r21600,l21600,xe">
                <v:stroke joinstyle="miter"/>
                <v:path gradientshapeok="t" o:connecttype="rect"/>
              </v:shapetype>
              <v:shape id="Text Box 6" o:spid="_x0000_s1026" type="#_x0000_t202" style="position:absolute;left:0;text-align:left;margin-left:0;margin-top:0;width:451.3pt;height:167pt;z-index:251686912;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" fillcolor="white [3201]" stroked="f" strokeweight=".5pt">
                <v:textbo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744A6ED9"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ins w:id="64" w:author="Iga Narendra Pramawijaya" w:date="2025-01-16T13:37:00Z">
                        <w:r w:rsidR="00642D02">
                          <w:rPr>
                            <w:rFonts w:ascii="Times New Roman" w:hAnsi="Times New Roman" w:cs="Times New Roman"/>
                            <w:sz w:val="18"/>
                            <w:szCs w:val="18"/>
                          </w:rPr>
                          <w:t>Offsetting implementation</w:t>
                        </w:r>
                      </w:ins>
                      <w:ins w:id="65" w:author="Iga Narendra Pramawijaya" w:date="2025-01-16T13:38:00Z">
                        <w:r w:rsidR="00642D02">
                          <w:rPr>
                            <w:rFonts w:ascii="Times New Roman" w:hAnsi="Times New Roman" w:cs="Times New Roman"/>
                            <w:sz w:val="18"/>
                            <w:szCs w:val="18"/>
                          </w:rPr>
                          <w:t xml:space="preserve"> as memory optimisation</w:t>
                        </w:r>
                      </w:ins>
                      <w:ins w:id="66" w:author="Iga Narendra Pramawijaya" w:date="2025-01-16T13:37:00Z">
                        <w:r w:rsidR="00642D02">
                          <w:rPr>
                            <w:rFonts w:ascii="Times New Roman" w:hAnsi="Times New Roman" w:cs="Times New Roman"/>
                            <w:sz w:val="18"/>
                            <w:szCs w:val="18"/>
                          </w:rPr>
                          <w:t xml:space="preserve"> to </w:t>
                        </w:r>
                      </w:ins>
                      <w:ins w:id="67" w:author="Iga Narendra Pramawijaya" w:date="2025-01-16T13:38:00Z">
                        <w:r w:rsidR="00642D02">
                          <w:rPr>
                            <w:rFonts w:ascii="Times New Roman" w:hAnsi="Times New Roman" w:cs="Times New Roman"/>
                            <w:sz w:val="18"/>
                            <w:szCs w:val="18"/>
                          </w:rPr>
                          <w:t>generate GPU-compatible cell model</w:t>
                        </w:r>
                      </w:ins>
                      <w:r w:rsidRPr="00891B97">
                        <w:rPr>
                          <w:rFonts w:ascii="Times New Roman" w:hAnsi="Times New Roman" w:cs="Times New Roman"/>
                          <w:sz w:val="18"/>
                          <w:szCs w:val="18"/>
                        </w:rPr>
                        <w:t>.</w:t>
                      </w:r>
                    </w:p>
                  </w:txbxContent>
                </v:textbox>
                <w10:wrap type="square" anchorx="margin" anchory="margin"/>
              </v:shape>
            </w:pict>
          </mc:Fallback>
        </mc:AlternateContent>
      </w:r>
    </w:p>
    <w:p w14:paraId="5278CDCE" w14:textId="7BAAA451" w:rsidR="00A06F70" w:rsidRDefault="00973EFA" w:rsidP="00B55E40">
      <w:pPr>
        <w:ind w:firstLine="284"/>
        <w:jc w:val="both"/>
        <w:rPr>
          <w:rFonts w:ascii="Times New Roman" w:hAnsi="Times New Roman" w:cs="Times New Roman"/>
          <w:sz w:val="22"/>
          <w:szCs w:val="22"/>
        </w:rPr>
      </w:pPr>
      <w:r w:rsidRPr="00A737E8">
        <w:rPr>
          <w:rFonts w:ascii="Times New Roman" w:hAnsi="Times New Roman" w:cs="Times New Roman"/>
          <w:sz w:val="22"/>
          <w:szCs w:val="22"/>
          <w:highlight w:val="cyan"/>
        </w:rPr>
        <w:t>(Modification from standard CellML code)</w:t>
      </w:r>
      <w:r>
        <w:rPr>
          <w:rFonts w:ascii="Times New Roman" w:hAnsi="Times New Roman" w:cs="Times New Roman"/>
          <w:sz w:val="22"/>
          <w:szCs w:val="22"/>
        </w:rPr>
        <w:t xml:space="preserve"> </w:t>
      </w:r>
      <w:r w:rsidR="006F5169"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(CPU) and device (GPU), as well as how it is organized within the GPU's memory.</w:t>
      </w:r>
    </w:p>
    <w:p w14:paraId="45F81CE1" w14:textId="2A62913C" w:rsidR="00A075BA" w:rsidRPr="009424EB" w:rsidRDefault="005920F6" w:rsidP="00A06F7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 </w:t>
      </w:r>
      <w:r w:rsidR="001D6648" w:rsidRPr="00A737E8">
        <w:rPr>
          <w:rFonts w:ascii="Times New Roman" w:hAnsi="Times New Roman" w:cs="Times New Roman"/>
          <w:sz w:val="22"/>
          <w:szCs w:val="22"/>
          <w:highlight w:val="cyan"/>
        </w:rPr>
        <w:t>(GPU memory usage in this research)</w:t>
      </w:r>
      <w:r w:rsidR="001D6648">
        <w:rPr>
          <w:rFonts w:ascii="Times New Roman" w:hAnsi="Times New Roman" w:cs="Times New Roman"/>
          <w:sz w:val="22"/>
          <w:szCs w:val="22"/>
        </w:rPr>
        <w:t xml:space="preserve"> </w:t>
      </w:r>
      <w:r w:rsidRPr="009424EB">
        <w:rPr>
          <w:rFonts w:ascii="Times New Roman" w:hAnsi="Times New Roman" w:cs="Times New Roman"/>
          <w:sz w:val="22"/>
          <w:szCs w:val="22"/>
        </w:rPr>
        <w:t xml:space="preserve">This research uses three types of GPU memory: global, shared, and constant memory. 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411EF8BE" w14:textId="531AA486" w:rsidR="005920F6" w:rsidRPr="009424EB" w:rsidRDefault="00E64BA6" w:rsidP="001D6648">
      <w:pPr>
        <w:ind w:firstLine="284"/>
        <w:jc w:val="both"/>
        <w:rPr>
          <w:rFonts w:ascii="Times New Roman" w:hAnsi="Times New Roman" w:cs="Times New Roman"/>
          <w:sz w:val="22"/>
          <w:szCs w:val="22"/>
        </w:rPr>
      </w:pPr>
      <w:r w:rsidRPr="00A737E8">
        <w:rPr>
          <w:rFonts w:ascii="Times New Roman" w:hAnsi="Times New Roman" w:cs="Times New Roman"/>
          <w:sz w:val="22"/>
          <w:szCs w:val="22"/>
          <w:highlight w:val="cyan"/>
        </w:rPr>
        <w:t>(selecting core per block)</w:t>
      </w:r>
      <w:r>
        <w:rPr>
          <w:rFonts w:ascii="Times New Roman" w:hAnsi="Times New Roman" w:cs="Times New Roman"/>
          <w:sz w:val="22"/>
          <w:szCs w:val="22"/>
        </w:rPr>
        <w:t xml:space="preserve"> </w:t>
      </w:r>
      <w:r w:rsidR="00A075BA"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r w:rsidR="005920F6"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like the 30xx only support 16 core per block. </w:t>
      </w:r>
    </w:p>
    <w:p w14:paraId="3B69CE54" w14:textId="44D6185C" w:rsidR="006F5169" w:rsidRPr="009424EB" w:rsidRDefault="00E64BA6" w:rsidP="00E64BA6">
      <w:pPr>
        <w:ind w:firstLine="284"/>
        <w:jc w:val="both"/>
        <w:rPr>
          <w:rFonts w:ascii="Times New Roman" w:hAnsi="Times New Roman" w:cs="Times New Roman"/>
          <w:sz w:val="22"/>
          <w:szCs w:val="22"/>
        </w:rPr>
      </w:pPr>
      <w:r w:rsidRPr="00A737E8">
        <w:rPr>
          <w:rFonts w:ascii="Times New Roman" w:hAnsi="Times New Roman" w:cs="Times New Roman"/>
          <w:sz w:val="22"/>
          <w:szCs w:val="22"/>
          <w:highlight w:val="cyan"/>
        </w:rPr>
        <w:t>(sample size correlation to core per block)</w:t>
      </w:r>
      <w:r>
        <w:rPr>
          <w:rFonts w:ascii="Times New Roman" w:hAnsi="Times New Roman" w:cs="Times New Roman"/>
          <w:sz w:val="22"/>
          <w:szCs w:val="22"/>
        </w:rPr>
        <w:t xml:space="preserve"> </w:t>
      </w:r>
      <w:r w:rsidR="005920F6"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Pr>
          <w:rFonts w:ascii="Times New Roman" w:hAnsi="Times New Roman" w:cs="Times New Roman"/>
          <w:sz w:val="22"/>
          <w:szCs w:val="22"/>
        </w:rPr>
        <w:t xml:space="preserve"> Code in this research</w:t>
      </w:r>
      <w:r w:rsidR="005920F6" w:rsidRPr="009424EB">
        <w:rPr>
          <w:rFonts w:ascii="Times New Roman" w:hAnsi="Times New Roman" w:cs="Times New Roman"/>
          <w:sz w:val="22"/>
          <w:szCs w:val="22"/>
        </w:rPr>
        <w:t xml:space="preserve"> is configured to use 32 cores per block. However, </w:t>
      </w:r>
      <w:r>
        <w:rPr>
          <w:rFonts w:ascii="Times New Roman" w:hAnsi="Times New Roman" w:cs="Times New Roman"/>
          <w:sz w:val="22"/>
          <w:szCs w:val="22"/>
        </w:rPr>
        <w:t xml:space="preserve">if </w:t>
      </w:r>
      <w:r w:rsidR="005920F6" w:rsidRPr="009424EB">
        <w:rPr>
          <w:rFonts w:ascii="Times New Roman" w:hAnsi="Times New Roman" w:cs="Times New Roman"/>
          <w:sz w:val="22"/>
          <w:szCs w:val="22"/>
        </w:rPr>
        <w:t>hardware limitations</w:t>
      </w:r>
      <w:r>
        <w:rPr>
          <w:rFonts w:ascii="Times New Roman" w:hAnsi="Times New Roman" w:cs="Times New Roman"/>
          <w:sz w:val="22"/>
          <w:szCs w:val="22"/>
        </w:rPr>
        <w:t xml:space="preserve"> issue raises,</w:t>
      </w:r>
      <w:r w:rsidR="005920F6" w:rsidRPr="009424EB">
        <w:rPr>
          <w:rFonts w:ascii="Times New Roman" w:hAnsi="Times New Roman" w:cs="Times New Roman"/>
          <w:sz w:val="22"/>
          <w:szCs w:val="22"/>
        </w:rPr>
        <w:t xml:space="preserve"> the number of cores per block</w:t>
      </w:r>
      <w:r>
        <w:rPr>
          <w:rFonts w:ascii="Times New Roman" w:hAnsi="Times New Roman" w:cs="Times New Roman"/>
          <w:sz w:val="22"/>
          <w:szCs w:val="22"/>
        </w:rPr>
        <w:t xml:space="preserve"> decreased to</w:t>
      </w:r>
      <w:r w:rsidR="005920F6" w:rsidRPr="009424EB">
        <w:rPr>
          <w:rFonts w:ascii="Times New Roman" w:hAnsi="Times New Roman" w:cs="Times New Roman"/>
          <w:sz w:val="22"/>
          <w:szCs w:val="22"/>
        </w:rPr>
        <w:t xml:space="preserve"> 20</w:t>
      </w:r>
      <w:r>
        <w:rPr>
          <w:rFonts w:ascii="Times New Roman" w:hAnsi="Times New Roman" w:cs="Times New Roman"/>
          <w:sz w:val="22"/>
          <w:szCs w:val="22"/>
        </w:rPr>
        <w:t>, maintaining parallelisation.</w:t>
      </w:r>
    </w:p>
    <w:p w14:paraId="149B6B0B" w14:textId="18E53B44" w:rsidR="00E64BA6"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w:t>
      </w:r>
      <w:r w:rsidR="009C1794">
        <w:rPr>
          <w:rFonts w:ascii="Times New Roman" w:hAnsi="Times New Roman" w:cs="Times New Roman"/>
          <w:sz w:val="22"/>
          <w:szCs w:val="22"/>
        </w:rPr>
        <w:t>Offsetting for thread management</w:t>
      </w:r>
      <w:r>
        <w:rPr>
          <w:rFonts w:ascii="Times New Roman" w:hAnsi="Times New Roman" w:cs="Times New Roman"/>
          <w:sz w:val="22"/>
          <w:szCs w:val="22"/>
        </w:rPr>
        <w:t xml:space="preserve">) </w:t>
      </w:r>
      <w:r w:rsidRPr="00E64BA6">
        <w:rPr>
          <w:rFonts w:ascii="Times New Roman" w:hAnsi="Times New Roman" w:cs="Times New Roman"/>
          <w:sz w:val="22"/>
          <w:szCs w:val="22"/>
        </w:rPr>
        <w:t xml:space="preserve">Offsetting is a technique used to efficiently manage data indexing, ensuring thread indices map to the correct memory addresses. This reduces memory conflicts and improves performance, particularly when dividing large datasets across multiple threads and blocks. In this research, offsetting was used to simplify multi-dimensional inputs by converting them into 1D arrays. Instead of using a vector of structs as in the CPU version, each sample is identified by a unique `sample_id`, with rows in the 1D array allocated accordingly. For example, </w:t>
      </w:r>
      <w:ins w:id="68" w:author="Iga Narendra Pramawijaya" w:date="2025-01-17T16:46:00Z">
        <w:r w:rsidR="00BB7E8D">
          <w:rPr>
            <w:rFonts w:ascii="Times New Roman" w:hAnsi="Times New Roman" w:cs="Times New Roman"/>
            <w:sz w:val="22"/>
            <w:szCs w:val="22"/>
          </w:rPr>
          <w:t>there is</w:t>
        </w:r>
      </w:ins>
      <w:ins w:id="69" w:author="Iga Narendra Pramawijaya" w:date="2025-01-17T16:58:00Z">
        <w:r w:rsidR="00FE6DA8">
          <w:rPr>
            <w:rFonts w:ascii="Times New Roman" w:hAnsi="Times New Roman" w:cs="Times New Roman"/>
            <w:sz w:val="22"/>
            <w:szCs w:val="22"/>
          </w:rPr>
          <w:t xml:space="preserve"> an</w:t>
        </w:r>
      </w:ins>
      <w:ins w:id="70" w:author="Iga Narendra Pramawijaya" w:date="2025-01-17T16:46:00Z">
        <w:r w:rsidR="00BB7E8D">
          <w:rPr>
            <w:rFonts w:ascii="Times New Roman" w:hAnsi="Times New Roman" w:cs="Times New Roman"/>
            <w:sz w:val="22"/>
            <w:szCs w:val="22"/>
          </w:rPr>
          <w:t xml:space="preserve"> array that keeps the value of </w:t>
        </w:r>
      </w:ins>
      <w:ins w:id="71" w:author="Iga Narendra Pramawijaya" w:date="2025-01-17T16:47:00Z">
        <w:r w:rsidR="00BB7E8D">
          <w:rPr>
            <w:rFonts w:ascii="Times New Roman" w:hAnsi="Times New Roman" w:cs="Times New Roman"/>
            <w:sz w:val="22"/>
            <w:szCs w:val="22"/>
          </w:rPr>
          <w:t>each</w:t>
        </w:r>
      </w:ins>
      <w:ins w:id="72" w:author="Iga Narendra Pramawijaya" w:date="2025-01-17T17:09:00Z">
        <w:r w:rsidR="003868D6">
          <w:rPr>
            <w:rFonts w:ascii="Times New Roman" w:hAnsi="Times New Roman" w:cs="Times New Roman"/>
            <w:sz w:val="22"/>
            <w:szCs w:val="22"/>
          </w:rPr>
          <w:t xml:space="preserve"> ionic current.</w:t>
        </w:r>
      </w:ins>
      <w:ins w:id="73" w:author="Iga Narendra Pramawijaya" w:date="2025-01-17T16:47:00Z">
        <w:r w:rsidR="00BB7E8D">
          <w:rPr>
            <w:rFonts w:ascii="Times New Roman" w:hAnsi="Times New Roman" w:cs="Times New Roman"/>
            <w:sz w:val="22"/>
            <w:szCs w:val="22"/>
          </w:rPr>
          <w:t xml:space="preserve"> </w:t>
        </w:r>
      </w:ins>
      <w:r w:rsidRPr="00E64BA6">
        <w:rPr>
          <w:rFonts w:ascii="Times New Roman" w:hAnsi="Times New Roman" w:cs="Times New Roman"/>
          <w:sz w:val="22"/>
          <w:szCs w:val="22"/>
        </w:rPr>
        <w:t xml:space="preserve"> </w:t>
      </w:r>
      <w:ins w:id="74" w:author="Iga Narendra Pramawijaya" w:date="2025-01-17T17:09:00Z">
        <w:r w:rsidR="003868D6">
          <w:rPr>
            <w:rFonts w:ascii="Times New Roman" w:hAnsi="Times New Roman" w:cs="Times New Roman"/>
            <w:sz w:val="22"/>
            <w:szCs w:val="22"/>
          </w:rPr>
          <w:t xml:space="preserve">This </w:t>
        </w:r>
      </w:ins>
      <w:r w:rsidRPr="00E64BA6">
        <w:rPr>
          <w:rFonts w:ascii="Times New Roman" w:hAnsi="Times New Roman" w:cs="Times New Roman"/>
          <w:sz w:val="22"/>
          <w:szCs w:val="22"/>
        </w:rPr>
        <w:t xml:space="preserve">array </w:t>
      </w:r>
      <w:ins w:id="75" w:author="Iga Narendra Pramawijaya" w:date="2025-01-17T17:09:00Z">
        <w:r w:rsidR="003868D6">
          <w:rPr>
            <w:rFonts w:ascii="Times New Roman" w:hAnsi="Times New Roman" w:cs="Times New Roman"/>
            <w:sz w:val="22"/>
            <w:szCs w:val="22"/>
          </w:rPr>
          <w:t>holds</w:t>
        </w:r>
        <w:r w:rsidR="003868D6" w:rsidRPr="00E64BA6">
          <w:rPr>
            <w:rFonts w:ascii="Times New Roman" w:hAnsi="Times New Roman" w:cs="Times New Roman"/>
            <w:sz w:val="22"/>
            <w:szCs w:val="22"/>
          </w:rPr>
          <w:t xml:space="preserve"> </w:t>
        </w:r>
      </w:ins>
      <w:r w:rsidRPr="00E64BA6">
        <w:rPr>
          <w:rFonts w:ascii="Times New Roman" w:hAnsi="Times New Roman" w:cs="Times New Roman"/>
          <w:sz w:val="22"/>
          <w:szCs w:val="22"/>
        </w:rPr>
        <w:t xml:space="preserve">43 </w:t>
      </w:r>
      <w:ins w:id="76" w:author="Iga Narendra Pramawijaya" w:date="2025-01-17T17:09:00Z">
        <w:r w:rsidR="003868D6">
          <w:rPr>
            <w:rFonts w:ascii="Times New Roman" w:hAnsi="Times New Roman" w:cs="Times New Roman"/>
            <w:sz w:val="22"/>
            <w:szCs w:val="22"/>
          </w:rPr>
          <w:t>values</w:t>
        </w:r>
      </w:ins>
      <w:ins w:id="77" w:author="Iga Narendra Pramawijaya" w:date="2025-01-17T17:10:00Z">
        <w:r w:rsidR="003868D6">
          <w:rPr>
            <w:rFonts w:ascii="Times New Roman" w:hAnsi="Times New Roman" w:cs="Times New Roman"/>
            <w:sz w:val="22"/>
            <w:szCs w:val="22"/>
          </w:rPr>
          <w:t xml:space="preserve">. </w:t>
        </w:r>
      </w:ins>
      <w:r w:rsidRPr="00E64BA6">
        <w:rPr>
          <w:rFonts w:ascii="Times New Roman" w:hAnsi="Times New Roman" w:cs="Times New Roman"/>
          <w:sz w:val="22"/>
          <w:szCs w:val="22"/>
        </w:rPr>
        <w:t xml:space="preserve"> </w:t>
      </w:r>
      <w:ins w:id="78" w:author="Iga Narendra Pramawijaya" w:date="2025-01-17T17:11:00Z">
        <w:r w:rsidR="003868D6">
          <w:rPr>
            <w:rFonts w:ascii="Times New Roman" w:hAnsi="Times New Roman" w:cs="Times New Roman"/>
            <w:sz w:val="22"/>
            <w:szCs w:val="22"/>
          </w:rPr>
          <w:t xml:space="preserve">Index number </w:t>
        </w:r>
      </w:ins>
      <w:r w:rsidRPr="00E64BA6">
        <w:rPr>
          <w:rFonts w:ascii="Times New Roman" w:hAnsi="Times New Roman" w:cs="Times New Roman"/>
          <w:sz w:val="22"/>
          <w:szCs w:val="22"/>
        </w:rPr>
        <w:t xml:space="preserve">0–42 correspond to `sample_id = 0`, </w:t>
      </w:r>
      <w:ins w:id="79" w:author="Iga Narendra Pramawijaya" w:date="2025-01-17T17:11:00Z">
        <w:r w:rsidR="003868D6">
          <w:rPr>
            <w:rFonts w:ascii="Times New Roman" w:hAnsi="Times New Roman" w:cs="Times New Roman"/>
            <w:sz w:val="22"/>
            <w:szCs w:val="22"/>
          </w:rPr>
          <w:t>index number</w:t>
        </w:r>
        <w:r w:rsidR="003868D6" w:rsidRPr="00E64BA6">
          <w:rPr>
            <w:rFonts w:ascii="Times New Roman" w:hAnsi="Times New Roman" w:cs="Times New Roman"/>
            <w:sz w:val="22"/>
            <w:szCs w:val="22"/>
          </w:rPr>
          <w:t xml:space="preserve"> </w:t>
        </w:r>
      </w:ins>
      <w:r w:rsidRPr="00E64BA6">
        <w:rPr>
          <w:rFonts w:ascii="Times New Roman" w:hAnsi="Times New Roman" w:cs="Times New Roman"/>
          <w:sz w:val="22"/>
          <w:szCs w:val="22"/>
        </w:rPr>
        <w:t xml:space="preserve">43–84 </w:t>
      </w:r>
      <w:ins w:id="80" w:author="Iga Narendra Pramawijaya" w:date="2025-01-17T17:11:00Z">
        <w:r w:rsidR="003868D6">
          <w:rPr>
            <w:rFonts w:ascii="Times New Roman" w:hAnsi="Times New Roman" w:cs="Times New Roman"/>
            <w:sz w:val="22"/>
            <w:szCs w:val="22"/>
          </w:rPr>
          <w:t xml:space="preserve">correspond </w:t>
        </w:r>
      </w:ins>
      <w:r w:rsidRPr="00E64BA6">
        <w:rPr>
          <w:rFonts w:ascii="Times New Roman" w:hAnsi="Times New Roman" w:cs="Times New Roman"/>
          <w:sz w:val="22"/>
          <w:szCs w:val="22"/>
        </w:rPr>
        <w:t xml:space="preserve">to `sample_id = 1`, and so on. </w:t>
      </w:r>
      <w:r w:rsidR="009C1794">
        <w:rPr>
          <w:rFonts w:ascii="Times New Roman" w:hAnsi="Times New Roman" w:cs="Times New Roman"/>
          <w:sz w:val="22"/>
          <w:szCs w:val="22"/>
        </w:rPr>
        <w:t>Figure 1 shows offsetting implementation visually. Offsetting</w:t>
      </w:r>
      <w:r w:rsidRPr="00E64BA6">
        <w:rPr>
          <w:rFonts w:ascii="Times New Roman" w:hAnsi="Times New Roman" w:cs="Times New Roman"/>
          <w:sz w:val="22"/>
          <w:szCs w:val="22"/>
        </w:rPr>
        <w:t xml:space="preserve"> approach ensures efficient data access and processing in the GPU-based simulation. </w:t>
      </w:r>
    </w:p>
    <w:p w14:paraId="458C08CE" w14:textId="032F7A65" w:rsidR="005920F6" w:rsidRPr="009424EB" w:rsidRDefault="008D402F" w:rsidP="00E64BA6">
      <w:pPr>
        <w:ind w:firstLine="284"/>
        <w:jc w:val="both"/>
        <w:rPr>
          <w:rFonts w:ascii="Times New Roman" w:hAnsi="Times New Roman" w:cs="Times New Roman"/>
          <w:sz w:val="22"/>
          <w:szCs w:val="22"/>
        </w:rPr>
      </w:pPr>
      <w:ins w:id="81" w:author="Iga Narendra Pramawijaya" w:date="2025-01-17T19:20:00Z">
        <w:r>
          <w:rPr>
            <w:rFonts w:ascii="Times New Roman" w:hAnsi="Times New Roman" w:cs="Times New Roman"/>
            <w:noProof/>
            <w:sz w:val="22"/>
            <w:szCs w:val="22"/>
          </w:rPr>
          <w:lastRenderedPageBreak/>
          <mc:AlternateContent>
            <mc:Choice Requires="wps">
              <w:drawing>
                <wp:anchor distT="0" distB="0" distL="114300" distR="114300" simplePos="0" relativeHeight="251698176" behindDoc="0" locked="0" layoutInCell="1" allowOverlap="1" wp14:anchorId="4F7736ED" wp14:editId="5C9AC2E8">
                  <wp:simplePos x="0" y="0"/>
                  <wp:positionH relativeFrom="margin">
                    <wp:align>center</wp:align>
                  </wp:positionH>
                  <wp:positionV relativeFrom="margin">
                    <wp:align>top</wp:align>
                  </wp:positionV>
                  <wp:extent cx="5768975" cy="2438400"/>
                  <wp:effectExtent l="0" t="0" r="9525" b="12700"/>
                  <wp:wrapSquare wrapText="bothSides"/>
                  <wp:docPr id="45" name="Text Box 45"/>
                  <wp:cNvGraphicFramePr/>
                  <a:graphic xmlns:a="http://schemas.openxmlformats.org/drawingml/2006/main">
                    <a:graphicData uri="http://schemas.microsoft.com/office/word/2010/wordprocessingShape">
                      <wps:wsp>
                        <wps:cNvSpPr txBox="1"/>
                        <wps:spPr>
                          <a:xfrm>
                            <a:off x="0" y="0"/>
                            <a:ext cx="5768975" cy="2438400"/>
                          </a:xfrm>
                          <a:prstGeom prst="rect">
                            <a:avLst/>
                          </a:prstGeom>
                          <a:solidFill>
                            <a:schemeClr val="lt1"/>
                          </a:solidFill>
                          <a:ln w="6350">
                            <a:solidFill>
                              <a:prstClr val="black"/>
                            </a:solidFill>
                          </a:ln>
                        </wps:spPr>
                        <wps:txbx>
                          <w:txbxContent>
                            <w:p w14:paraId="277FCCAF" w14:textId="16A4B90B" w:rsidR="008D402F" w:rsidRDefault="008D402F" w:rsidP="008D402F">
                              <w:pPr>
                                <w:jc w:val="center"/>
                                <w:rPr>
                                  <w:ins w:id="82" w:author="Iga Narendra Pramawijaya" w:date="2025-01-17T19:22:00Z"/>
                                </w:rPr>
                              </w:pPr>
                              <w:ins w:id="83" w:author="Iga Narendra Pramawijaya" w:date="2025-01-17T19:21:00Z">
                                <w:r>
                                  <w:rPr>
                                    <w:noProof/>
                                  </w:rPr>
                                  <w:drawing>
                                    <wp:inline distT="0" distB="0" distL="0" distR="0" wp14:anchorId="78CACF3D" wp14:editId="1BB40F05">
                                      <wp:extent cx="5579745" cy="20745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2">
                                                <a:extLst>
                                                  <a:ext uri="{28A0092B-C50C-407E-A947-70E740481C1C}">
                                                    <a14:useLocalDpi xmlns:a14="http://schemas.microsoft.com/office/drawing/2010/main" val="0"/>
                                                  </a:ext>
                                                </a:extLst>
                                              </a:blip>
                                              <a:stretch>
                                                <a:fillRect/>
                                              </a:stretch>
                                            </pic:blipFill>
                                            <pic:spPr>
                                              <a:xfrm>
                                                <a:off x="0" y="0"/>
                                                <a:ext cx="5579745" cy="2074545"/>
                                              </a:xfrm>
                                              <a:prstGeom prst="rect">
                                                <a:avLst/>
                                              </a:prstGeom>
                                            </pic:spPr>
                                          </pic:pic>
                                        </a:graphicData>
                                      </a:graphic>
                                    </wp:inline>
                                  </w:drawing>
                                </w:r>
                              </w:ins>
                            </w:p>
                            <w:p w14:paraId="0E12BDBF" w14:textId="5555D08D" w:rsidR="008D402F" w:rsidRPr="00891B97" w:rsidRDefault="008D402F" w:rsidP="008D402F">
                              <w:pPr>
                                <w:rPr>
                                  <w:ins w:id="84" w:author="Iga Narendra Pramawijaya" w:date="2025-01-17T19:22:00Z"/>
                                  <w:rFonts w:ascii="Times New Roman" w:hAnsi="Times New Roman" w:cs="Times New Roman"/>
                                  <w:sz w:val="18"/>
                                  <w:szCs w:val="18"/>
                                </w:rPr>
                              </w:pPr>
                              <w:ins w:id="85" w:author="Iga Narendra Pramawijaya" w:date="2025-01-17T19:22:00Z">
                                <w:r w:rsidRPr="00891B97">
                                  <w:rPr>
                                    <w:rFonts w:ascii="Times New Roman" w:hAnsi="Times New Roman" w:cs="Times New Roman"/>
                                    <w:b/>
                                    <w:bCs/>
                                    <w:sz w:val="18"/>
                                    <w:szCs w:val="18"/>
                                  </w:rPr>
                                  <w:t xml:space="preserve">Fig. </w:t>
                                </w:r>
                              </w:ins>
                              <w:ins w:id="86" w:author="Iga Narendra Pramawijaya" w:date="2025-01-17T19:23:00Z">
                                <w:r>
                                  <w:rPr>
                                    <w:rFonts w:ascii="Times New Roman" w:hAnsi="Times New Roman" w:cs="Times New Roman"/>
                                    <w:b/>
                                    <w:bCs/>
                                    <w:sz w:val="18"/>
                                    <w:szCs w:val="18"/>
                                  </w:rPr>
                                  <w:t>x</w:t>
                                </w:r>
                              </w:ins>
                              <w:ins w:id="87" w:author="Iga Narendra Pramawijaya" w:date="2025-01-17T19:22:00Z">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ins>
                              <w:ins w:id="88" w:author="Iga Narendra Pramawijaya" w:date="2025-01-17T19:23:00Z">
                                <w:r>
                                  <w:rPr>
                                    <w:rFonts w:ascii="Times New Roman" w:hAnsi="Times New Roman" w:cs="Times New Roman"/>
                                    <w:sz w:val="18"/>
                                    <w:szCs w:val="18"/>
                                  </w:rPr>
                                  <w:t>Simulation protocol</w:t>
                                </w:r>
                              </w:ins>
                            </w:p>
                            <w:p w14:paraId="485B87E1" w14:textId="77777777" w:rsidR="008D402F" w:rsidRDefault="008D402F" w:rsidP="008D402F">
                              <w:pPr>
                                <w:jc w:val="center"/>
                                <w:pPrChange w:id="89" w:author="Iga Narendra Pramawijaya" w:date="2025-01-17T19:22: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7736ED" id="Text Box 45" o:spid="_x0000_s1027" type="#_x0000_t202" style="position:absolute;left:0;text-align:left;margin-left:0;margin-top:0;width:454.25pt;height:192pt;z-index:251698176;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" fillcolor="white [3201]" strokeweight=".5pt">
                  <v:textbox>
                    <w:txbxContent>
                      <w:p w14:paraId="277FCCAF" w14:textId="16A4B90B" w:rsidR="008D402F" w:rsidRDefault="008D402F" w:rsidP="008D402F">
                        <w:pPr>
                          <w:jc w:val="center"/>
                          <w:rPr>
                            <w:ins w:id="90" w:author="Iga Narendra Pramawijaya" w:date="2025-01-17T19:22:00Z"/>
                          </w:rPr>
                        </w:pPr>
                        <w:ins w:id="91" w:author="Iga Narendra Pramawijaya" w:date="2025-01-17T19:21:00Z">
                          <w:r>
                            <w:rPr>
                              <w:noProof/>
                            </w:rPr>
                            <w:drawing>
                              <wp:inline distT="0" distB="0" distL="0" distR="0" wp14:anchorId="78CACF3D" wp14:editId="1BB40F05">
                                <wp:extent cx="5579745" cy="20745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2">
                                          <a:extLst>
                                            <a:ext uri="{28A0092B-C50C-407E-A947-70E740481C1C}">
                                              <a14:useLocalDpi xmlns:a14="http://schemas.microsoft.com/office/drawing/2010/main" val="0"/>
                                            </a:ext>
                                          </a:extLst>
                                        </a:blip>
                                        <a:stretch>
                                          <a:fillRect/>
                                        </a:stretch>
                                      </pic:blipFill>
                                      <pic:spPr>
                                        <a:xfrm>
                                          <a:off x="0" y="0"/>
                                          <a:ext cx="5579745" cy="2074545"/>
                                        </a:xfrm>
                                        <a:prstGeom prst="rect">
                                          <a:avLst/>
                                        </a:prstGeom>
                                      </pic:spPr>
                                    </pic:pic>
                                  </a:graphicData>
                                </a:graphic>
                              </wp:inline>
                            </w:drawing>
                          </w:r>
                        </w:ins>
                      </w:p>
                      <w:p w14:paraId="0E12BDBF" w14:textId="5555D08D" w:rsidR="008D402F" w:rsidRPr="00891B97" w:rsidRDefault="008D402F" w:rsidP="008D402F">
                        <w:pPr>
                          <w:rPr>
                            <w:ins w:id="92" w:author="Iga Narendra Pramawijaya" w:date="2025-01-17T19:22:00Z"/>
                            <w:rFonts w:ascii="Times New Roman" w:hAnsi="Times New Roman" w:cs="Times New Roman"/>
                            <w:sz w:val="18"/>
                            <w:szCs w:val="18"/>
                          </w:rPr>
                        </w:pPr>
                        <w:ins w:id="93" w:author="Iga Narendra Pramawijaya" w:date="2025-01-17T19:22:00Z">
                          <w:r w:rsidRPr="00891B97">
                            <w:rPr>
                              <w:rFonts w:ascii="Times New Roman" w:hAnsi="Times New Roman" w:cs="Times New Roman"/>
                              <w:b/>
                              <w:bCs/>
                              <w:sz w:val="18"/>
                              <w:szCs w:val="18"/>
                            </w:rPr>
                            <w:t xml:space="preserve">Fig. </w:t>
                          </w:r>
                        </w:ins>
                        <w:ins w:id="94" w:author="Iga Narendra Pramawijaya" w:date="2025-01-17T19:23:00Z">
                          <w:r>
                            <w:rPr>
                              <w:rFonts w:ascii="Times New Roman" w:hAnsi="Times New Roman" w:cs="Times New Roman"/>
                              <w:b/>
                              <w:bCs/>
                              <w:sz w:val="18"/>
                              <w:szCs w:val="18"/>
                            </w:rPr>
                            <w:t>x</w:t>
                          </w:r>
                        </w:ins>
                        <w:ins w:id="95" w:author="Iga Narendra Pramawijaya" w:date="2025-01-17T19:22:00Z">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ins>
                        <w:ins w:id="96" w:author="Iga Narendra Pramawijaya" w:date="2025-01-17T19:23:00Z">
                          <w:r>
                            <w:rPr>
                              <w:rFonts w:ascii="Times New Roman" w:hAnsi="Times New Roman" w:cs="Times New Roman"/>
                              <w:sz w:val="18"/>
                              <w:szCs w:val="18"/>
                            </w:rPr>
                            <w:t>Simulation protocol</w:t>
                          </w:r>
                        </w:ins>
                      </w:p>
                      <w:p w14:paraId="485B87E1" w14:textId="77777777" w:rsidR="008D402F" w:rsidRDefault="008D402F" w:rsidP="008D402F">
                        <w:pPr>
                          <w:jc w:val="center"/>
                          <w:pPrChange w:id="97" w:author="Iga Narendra Pramawijaya" w:date="2025-01-17T19:22:00Z">
                            <w:pPr/>
                          </w:pPrChange>
                        </w:pPr>
                      </w:p>
                    </w:txbxContent>
                  </v:textbox>
                  <w10:wrap type="square" anchorx="margin" anchory="margin"/>
                </v:shape>
              </w:pict>
            </mc:Fallback>
          </mc:AlternateContent>
        </w:r>
      </w:ins>
      <w:r w:rsidR="009C1794" w:rsidRPr="00A02F3C">
        <w:rPr>
          <w:rFonts w:ascii="Times New Roman" w:hAnsi="Times New Roman" w:cs="Times New Roman"/>
          <w:sz w:val="22"/>
          <w:szCs w:val="22"/>
          <w:highlight w:val="cyan"/>
        </w:rPr>
        <w:t>(</w:t>
      </w:r>
      <w:r w:rsidR="005A213A" w:rsidRPr="00A02F3C">
        <w:rPr>
          <w:rFonts w:ascii="Times New Roman" w:hAnsi="Times New Roman" w:cs="Times New Roman"/>
          <w:sz w:val="22"/>
          <w:szCs w:val="22"/>
          <w:highlight w:val="cyan"/>
        </w:rPr>
        <w:t>Method to solve</w:t>
      </w:r>
      <w:r w:rsidR="009C1794" w:rsidRPr="00A02F3C">
        <w:rPr>
          <w:rFonts w:ascii="Times New Roman" w:hAnsi="Times New Roman" w:cs="Times New Roman"/>
          <w:sz w:val="22"/>
          <w:szCs w:val="22"/>
          <w:highlight w:val="cyan"/>
        </w:rPr>
        <w:t xml:space="preserve"> ODE</w:t>
      </w:r>
      <w:r w:rsidR="005A213A" w:rsidRPr="00A02F3C">
        <w:rPr>
          <w:rFonts w:ascii="Times New Roman" w:hAnsi="Times New Roman" w:cs="Times New Roman"/>
          <w:sz w:val="22"/>
          <w:szCs w:val="22"/>
          <w:highlight w:val="cyan"/>
        </w:rPr>
        <w:t>s</w:t>
      </w:r>
      <w:r w:rsidR="009C1794" w:rsidRPr="00A02F3C">
        <w:rPr>
          <w:rFonts w:ascii="Times New Roman" w:hAnsi="Times New Roman" w:cs="Times New Roman"/>
          <w:sz w:val="22"/>
          <w:szCs w:val="22"/>
          <w:highlight w:val="cyan"/>
        </w:rPr>
        <w:t>)</w:t>
      </w:r>
      <w:r w:rsidR="009C1794">
        <w:rPr>
          <w:rFonts w:ascii="Times New Roman" w:hAnsi="Times New Roman" w:cs="Times New Roman"/>
          <w:sz w:val="22"/>
          <w:szCs w:val="22"/>
        </w:rPr>
        <w:t xml:space="preserve"> </w:t>
      </w:r>
      <w:r w:rsidR="005920F6" w:rsidRPr="009424EB">
        <w:rPr>
          <w:rFonts w:ascii="Times New Roman" w:hAnsi="Times New Roman" w:cs="Times New Roman"/>
          <w:sz w:val="22"/>
          <w:szCs w:val="22"/>
        </w:rPr>
        <w:t>The model relies on algebraic calculations and dynamic functions expressed in the form of ordinary differential equations (ODEs), which are essential for simulating the complex behaviours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This research implements the ODE solver inside the cell model code as a function.</w:t>
      </w:r>
    </w:p>
    <w:p w14:paraId="283A9297" w14:textId="5A6BC172" w:rsidR="005920F6" w:rsidRPr="009424EB" w:rsidRDefault="00895F0A" w:rsidP="00D12264">
      <w:pPr>
        <w:ind w:firstLine="284"/>
        <w:jc w:val="both"/>
        <w:rPr>
          <w:rFonts w:ascii="Times New Roman" w:hAnsi="Times New Roman" w:cs="Times New Roman"/>
          <w:sz w:val="22"/>
          <w:szCs w:val="22"/>
        </w:rPr>
      </w:pPr>
      <w:r w:rsidRPr="00A02F3C">
        <w:rPr>
          <w:rFonts w:ascii="Times New Roman" w:hAnsi="Times New Roman" w:cs="Times New Roman"/>
          <w:sz w:val="22"/>
          <w:szCs w:val="22"/>
          <w:highlight w:val="cyan"/>
        </w:rPr>
        <w:t>(Using Rush-Larsen in ORd 2011)</w:t>
      </w:r>
      <w:r>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5398CD9E" w:rsidR="00464851" w:rsidRDefault="00A143DD" w:rsidP="009D09BB">
      <w:pPr>
        <w:ind w:firstLine="284"/>
        <w:jc w:val="both"/>
        <w:rPr>
          <w:rFonts w:ascii="Times New Roman" w:hAnsi="Times New Roman" w:cs="Times New Roman"/>
          <w:sz w:val="22"/>
          <w:szCs w:val="22"/>
        </w:rPr>
      </w:pPr>
      <w:r w:rsidRPr="00A02F3C">
        <w:rPr>
          <w:rFonts w:ascii="Times New Roman" w:hAnsi="Times New Roman" w:cs="Times New Roman"/>
          <w:sz w:val="22"/>
          <w:szCs w:val="22"/>
          <w:highlight w:val="cyan"/>
        </w:rPr>
        <w:t>(Implement Rush-Larsen in other cell models)</w:t>
      </w:r>
      <w:r>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Initially, the Rush-Larsen method was meant to be used across all cell models. However, when applied to </w:t>
      </w:r>
      <w:ins w:id="98" w:author="Ali Ikhsanul Qauli" w:date="2025-01-15T17:52:00Z">
        <w:r w:rsidR="00921510">
          <w:rPr>
            <w:rFonts w:ascii="Times New Roman" w:hAnsi="Times New Roman" w:cs="Times New Roman"/>
            <w:sz w:val="22"/>
            <w:szCs w:val="22"/>
          </w:rPr>
          <w:t xml:space="preserve">CiPAORdv1.0 </w:t>
        </w:r>
      </w:ins>
      <w:r w:rsidR="005920F6" w:rsidRPr="009424EB">
        <w:rPr>
          <w:rFonts w:ascii="Times New Roman" w:hAnsi="Times New Roman" w:cs="Times New Roman"/>
          <w:sz w:val="22"/>
          <w:szCs w:val="22"/>
        </w:rPr>
        <w:t xml:space="preserve">and ToR-ORd models, this approach exhibited instability, failing to provide reliable results. To address this limitation, a simple forward Euler method was implemented for these two models. </w:t>
      </w:r>
    </w:p>
    <w:p w14:paraId="592FA92C" w14:textId="2715428E" w:rsidR="00464851" w:rsidRPr="00464851" w:rsidRDefault="009B3727" w:rsidP="00464851">
      <w:pPr>
        <w:ind w:firstLine="284"/>
        <w:jc w:val="both"/>
        <w:rPr>
          <w:rFonts w:ascii="Times New Roman" w:hAnsi="Times New Roman" w:cs="Times New Roman"/>
          <w:sz w:val="22"/>
          <w:szCs w:val="22"/>
        </w:rPr>
      </w:pPr>
      <w:r w:rsidRPr="00A02F3C">
        <w:rPr>
          <w:rFonts w:ascii="Times New Roman" w:hAnsi="Times New Roman" w:cs="Times New Roman"/>
          <w:sz w:val="22"/>
          <w:szCs w:val="22"/>
          <w:highlight w:val="cyan"/>
        </w:rPr>
        <w:t>(explaining forward euler)</w:t>
      </w:r>
      <w:r>
        <w:rPr>
          <w:rFonts w:ascii="Times New Roman" w:hAnsi="Times New Roman" w:cs="Times New Roman"/>
          <w:sz w:val="22"/>
          <w:szCs w:val="22"/>
        </w:rPr>
        <w:t xml:space="preserve"> </w:t>
      </w:r>
      <w:r w:rsidR="00464851"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00464851" w:rsidRPr="00464851">
        <w:rPr>
          <w:rFonts w:ascii="Times New Roman" w:hAnsi="Times New Roman" w:cs="Times New Roman"/>
          <w:sz w:val="22"/>
          <w:szCs w:val="22"/>
        </w:rPr>
        <w:t xml:space="preserve">This straightforward approach makes the method computationally simple and easy to implement. </w:t>
      </w:r>
      <w:r w:rsidR="00891C8B">
        <w:rPr>
          <w:rFonts w:ascii="Times New Roman" w:hAnsi="Times New Roman" w:cs="Times New Roman"/>
          <w:sz w:val="22"/>
          <w:szCs w:val="22"/>
        </w:rPr>
        <w:t>Simply</w:t>
      </w:r>
      <w:r w:rsidR="00464851" w:rsidRPr="00464851">
        <w:rPr>
          <w:rFonts w:ascii="Times New Roman" w:hAnsi="Times New Roman" w:cs="Times New Roman"/>
          <w:sz w:val="22"/>
          <w:szCs w:val="22"/>
        </w:rPr>
        <w:t xml:space="preserve">,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n+1</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rate(x</w:t>
      </w:r>
      <w:r w:rsidRPr="00A02F3C">
        <w:rPr>
          <w:rFonts w:ascii="Times New Roman" w:hAnsi="Times New Roman" w:cs="Times New Roman"/>
          <w:i/>
          <w:iCs/>
          <w:sz w:val="22"/>
          <w:szCs w:val="22"/>
          <w:vertAlign w:val="subscript"/>
        </w:rPr>
        <w:t>n</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r w:rsidRPr="00464851">
        <w:rPr>
          <w:rFonts w:ascii="Times New Roman" w:hAnsi="Times New Roman" w:cs="Times New Roman"/>
          <w:i/>
          <w:iCs/>
          <w:sz w:val="22"/>
          <w:szCs w:val="22"/>
        </w:rPr>
        <w:t>Δt</w:t>
      </w:r>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5F39EFAE"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rate(x</w:t>
      </w:r>
      <w:r w:rsidRPr="00A02F3C">
        <w:rPr>
          <w:rFonts w:ascii="Times New Roman" w:hAnsi="Times New Roman" w:cs="Times New Roman"/>
          <w:i/>
          <w:iCs/>
          <w:sz w:val="22"/>
          <w:szCs w:val="22"/>
          <w:vertAlign w:val="subscript"/>
        </w:rPr>
        <w:t>n</w:t>
      </w:r>
      <w:r w:rsidRPr="00464851">
        <w:rPr>
          <w:rFonts w:ascii="Times New Roman" w:hAnsi="Times New Roman" w:cs="Times New Roman"/>
          <w:i/>
          <w:iCs/>
          <w:sz w:val="22"/>
          <w:szCs w:val="22"/>
        </w:rPr>
        <w:t>)</w:t>
      </w:r>
      <w:r w:rsidRPr="00464851">
        <w:rPr>
          <w:rFonts w:ascii="Times New Roman" w:hAnsi="Times New Roman" w:cs="Times New Roman"/>
          <w:sz w:val="22"/>
          <w:szCs w:val="22"/>
        </w:rPr>
        <w:t xml:space="preserve"> represents the rate of change at </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r w:rsidRPr="00464851">
        <w:rPr>
          <w:rFonts w:ascii="Times New Roman" w:hAnsi="Times New Roman" w:cs="Times New Roman"/>
          <w:sz w:val="22"/>
          <w:szCs w:val="22"/>
        </w:rPr>
        <w:t xml:space="preserve">, and </w:t>
      </w:r>
      <w:commentRangeStart w:id="99"/>
      <w:r w:rsidRPr="00464851">
        <w:rPr>
          <w:rFonts w:ascii="Times New Roman" w:hAnsi="Times New Roman" w:cs="Times New Roman"/>
          <w:i/>
          <w:iCs/>
          <w:sz w:val="22"/>
          <w:szCs w:val="22"/>
        </w:rPr>
        <w:t>Δt</w:t>
      </w:r>
      <w:commentRangeEnd w:id="99"/>
      <w:r w:rsidR="001E46D8">
        <w:rPr>
          <w:rStyle w:val="CommentReference"/>
        </w:rPr>
        <w:commentReference w:id="99"/>
      </w:r>
      <w:r w:rsidRPr="00464851">
        <w:rPr>
          <w:rFonts w:ascii="Times New Roman" w:hAnsi="Times New Roman" w:cs="Times New Roman"/>
          <w:sz w:val="22"/>
          <w:szCs w:val="22"/>
        </w:rPr>
        <w:t xml:space="preserve"> is the time step.</w:t>
      </w:r>
      <w:ins w:id="100" w:author="Iga Narendra Pramawijaya" w:date="2025-01-17T17:29:00Z">
        <w:r w:rsidR="00A02F3C">
          <w:rPr>
            <w:rFonts w:ascii="Times New Roman" w:hAnsi="Times New Roman" w:cs="Times New Roman"/>
            <w:sz w:val="22"/>
            <w:szCs w:val="22"/>
          </w:rPr>
          <w:t xml:space="preserve"> This study uses </w:t>
        </w:r>
        <w:r w:rsidR="00A02F3C" w:rsidRPr="00464851">
          <w:rPr>
            <w:rFonts w:ascii="Times New Roman" w:hAnsi="Times New Roman" w:cs="Times New Roman"/>
            <w:i/>
            <w:iCs/>
            <w:sz w:val="22"/>
            <w:szCs w:val="22"/>
          </w:rPr>
          <w:t>Δt</w:t>
        </w:r>
        <w:r w:rsidR="00A02F3C">
          <w:rPr>
            <w:rFonts w:ascii="Times New Roman" w:hAnsi="Times New Roman" w:cs="Times New Roman"/>
            <w:i/>
            <w:iCs/>
            <w:sz w:val="22"/>
            <w:szCs w:val="22"/>
          </w:rPr>
          <w:t xml:space="preserve"> </w:t>
        </w:r>
        <w:r w:rsidR="00A02F3C">
          <w:rPr>
            <w:rFonts w:ascii="Times New Roman" w:hAnsi="Times New Roman" w:cs="Times New Roman"/>
            <w:sz w:val="22"/>
            <w:szCs w:val="22"/>
          </w:rPr>
          <w:t>value of 0.005</w:t>
        </w:r>
      </w:ins>
      <w:ins w:id="101" w:author="Iga Narendra Pramawijaya" w:date="2025-01-17T17:40:00Z">
        <w:r w:rsidR="00A5199F">
          <w:rPr>
            <w:rFonts w:ascii="Times New Roman" w:hAnsi="Times New Roman" w:cs="Times New Roman"/>
            <w:sz w:val="22"/>
            <w:szCs w:val="22"/>
          </w:rPr>
          <w:t>,</w:t>
        </w:r>
      </w:ins>
      <w:ins w:id="102" w:author="Iga Narendra Pramawijaya" w:date="2025-01-17T17:34:00Z">
        <w:r w:rsidR="00733D22">
          <w:rPr>
            <w:rFonts w:ascii="Times New Roman" w:hAnsi="Times New Roman" w:cs="Times New Roman"/>
            <w:sz w:val="22"/>
            <w:szCs w:val="22"/>
          </w:rPr>
          <w:t xml:space="preserve"> acquired after trial and error</w:t>
        </w:r>
      </w:ins>
      <w:ins w:id="103" w:author="Iga Narendra Pramawijaya" w:date="2025-01-17T17:40:00Z">
        <w:r w:rsidR="00A5199F">
          <w:rPr>
            <w:rFonts w:ascii="Times New Roman" w:hAnsi="Times New Roman" w:cs="Times New Roman"/>
            <w:sz w:val="22"/>
            <w:szCs w:val="22"/>
          </w:rPr>
          <w:t xml:space="preserve"> to balance computational time and </w:t>
        </w:r>
      </w:ins>
      <w:ins w:id="104" w:author="Iga Narendra Pramawijaya" w:date="2025-01-17T18:02:00Z">
        <w:r w:rsidR="002831C2">
          <w:rPr>
            <w:rFonts w:ascii="Times New Roman" w:hAnsi="Times New Roman" w:cs="Times New Roman"/>
            <w:sz w:val="22"/>
            <w:szCs w:val="22"/>
          </w:rPr>
          <w:t>simulation’s accuracy</w:t>
        </w:r>
      </w:ins>
      <w:ins w:id="105" w:author="Iga Narendra Pramawijaya" w:date="2025-01-17T17:40:00Z">
        <w:r w:rsidR="00A5199F">
          <w:rPr>
            <w:rFonts w:ascii="Times New Roman" w:hAnsi="Times New Roman" w:cs="Times New Roman"/>
            <w:sz w:val="22"/>
            <w:szCs w:val="22"/>
          </w:rPr>
          <w:t>.</w:t>
        </w:r>
      </w:ins>
      <w:r w:rsidRPr="00464851">
        <w:rPr>
          <w:rFonts w:ascii="Times New Roman" w:hAnsi="Times New Roman" w:cs="Times New Roman"/>
          <w:sz w:val="22"/>
          <w:szCs w:val="22"/>
        </w:rPr>
        <w:t xml:space="preserve"> In the converted code, a function should be added to implement this calculation.</w:t>
      </w:r>
    </w:p>
    <w:p w14:paraId="0B65A0DD" w14:textId="78241EC3" w:rsidR="005920F6" w:rsidRDefault="00891C8B" w:rsidP="006F2EBE">
      <w:pPr>
        <w:ind w:firstLine="284"/>
        <w:jc w:val="both"/>
        <w:rPr>
          <w:ins w:id="106" w:author="Iga Narendra Pramawijaya" w:date="2025-01-17T18:48:00Z"/>
          <w:rFonts w:ascii="Times New Roman" w:hAnsi="Times New Roman" w:cs="Times New Roman"/>
          <w:sz w:val="22"/>
          <w:szCs w:val="22"/>
        </w:rPr>
      </w:pPr>
      <w:r>
        <w:rPr>
          <w:rFonts w:ascii="Times New Roman" w:hAnsi="Times New Roman" w:cs="Times New Roman"/>
          <w:sz w:val="22"/>
          <w:szCs w:val="22"/>
        </w:rPr>
        <w:t xml:space="preserve">(Trade-off in Forward Euler) </w:t>
      </w:r>
      <w:r w:rsidR="005920F6" w:rsidRPr="009424EB">
        <w:rPr>
          <w:rFonts w:ascii="Times New Roman" w:hAnsi="Times New Roman" w:cs="Times New Roman"/>
          <w:sz w:val="22"/>
          <w:szCs w:val="22"/>
        </w:rPr>
        <w:t xml:space="preserve">While the Euler method produced accurate and stable results, especially for the </w:t>
      </w:r>
      <w:ins w:id="107" w:author="Ali Ikhsanul Qauli" w:date="2025-01-15T17:52:00Z">
        <w:r w:rsidR="00921510">
          <w:rPr>
            <w:rFonts w:ascii="Times New Roman" w:hAnsi="Times New Roman" w:cs="Times New Roman"/>
            <w:sz w:val="22"/>
            <w:szCs w:val="22"/>
          </w:rPr>
          <w:t>CiPAORdv1.0</w:t>
        </w:r>
      </w:ins>
      <w:r w:rsidR="005920F6" w:rsidRPr="009424EB">
        <w:rPr>
          <w:rFonts w:ascii="Times New Roman" w:hAnsi="Times New Roman" w:cs="Times New Roman"/>
          <w:sz w:val="22"/>
          <w:szCs w:val="22"/>
        </w:rPr>
        <w:t xml:space="preserve"> and ToR-ORd models, it proved to be computationally intensive, significantly increasing the runtime.</w:t>
      </w:r>
      <w:r w:rsidR="009D09BB"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To optimise the parallelisation process, algorithm was simplified</w:t>
      </w:r>
      <w:ins w:id="108" w:author="Iga Narendra Pramawijaya" w:date="2025-01-17T18:04:00Z">
        <w:r w:rsidR="00B871D6">
          <w:rPr>
            <w:rFonts w:ascii="Times New Roman" w:hAnsi="Times New Roman" w:cs="Times New Roman"/>
            <w:sz w:val="22"/>
            <w:szCs w:val="22"/>
          </w:rPr>
          <w:t xml:space="preserve">. </w:t>
        </w:r>
      </w:ins>
      <w:ins w:id="109" w:author="Iga Narendra Pramawijaya" w:date="2025-01-17T18:14:00Z">
        <w:r w:rsidR="006A1F58">
          <w:rPr>
            <w:rFonts w:ascii="Times New Roman" w:hAnsi="Times New Roman" w:cs="Times New Roman"/>
            <w:sz w:val="22"/>
            <w:szCs w:val="22"/>
          </w:rPr>
          <w:t>The</w:t>
        </w:r>
      </w:ins>
      <w:ins w:id="110" w:author="Iga Narendra Pramawijaya" w:date="2025-01-17T18:04:00Z">
        <w:r w:rsidR="00B871D6">
          <w:rPr>
            <w:rFonts w:ascii="Times New Roman" w:hAnsi="Times New Roman" w:cs="Times New Roman"/>
            <w:sz w:val="22"/>
            <w:szCs w:val="22"/>
          </w:rPr>
          <w:t xml:space="preserve"> simplification also ensure parallelisation across sampl</w:t>
        </w:r>
      </w:ins>
      <w:ins w:id="111" w:author="Iga Narendra Pramawijaya" w:date="2025-01-17T18:05:00Z">
        <w:r w:rsidR="00B871D6">
          <w:rPr>
            <w:rFonts w:ascii="Times New Roman" w:hAnsi="Times New Roman" w:cs="Times New Roman"/>
            <w:sz w:val="22"/>
            <w:szCs w:val="22"/>
          </w:rPr>
          <w:t xml:space="preserve">es were executed properly. </w:t>
        </w:r>
      </w:ins>
      <w:ins w:id="112" w:author="Iga Narendra Pramawijaya" w:date="2025-01-17T18:13:00Z">
        <w:r w:rsidR="006F2EBE">
          <w:rPr>
            <w:rFonts w:ascii="Times New Roman" w:hAnsi="Times New Roman" w:cs="Times New Roman"/>
            <w:sz w:val="22"/>
            <w:szCs w:val="22"/>
          </w:rPr>
          <w:t xml:space="preserve">This study initially try to implement other advanced numerical methods to solve ODEs. </w:t>
        </w:r>
      </w:ins>
      <w:ins w:id="113" w:author="Iga Narendra Pramawijaya" w:date="2025-01-17T18:16:00Z">
        <w:r w:rsidR="006A1F58">
          <w:rPr>
            <w:rFonts w:ascii="Times New Roman" w:hAnsi="Times New Roman" w:cs="Times New Roman"/>
            <w:sz w:val="22"/>
            <w:szCs w:val="22"/>
          </w:rPr>
          <w:t>Some</w:t>
        </w:r>
      </w:ins>
      <w:ins w:id="114" w:author="Iga Narendra Pramawijaya" w:date="2025-01-17T18:13:00Z">
        <w:r w:rsidR="006F2EBE">
          <w:rPr>
            <w:rFonts w:ascii="Times New Roman" w:hAnsi="Times New Roman" w:cs="Times New Roman"/>
            <w:sz w:val="22"/>
            <w:szCs w:val="22"/>
          </w:rPr>
          <w:t xml:space="preserve"> of them is backward differentiation function</w:t>
        </w:r>
      </w:ins>
      <w:ins w:id="115" w:author="Iga Narendra Pramawijaya" w:date="2025-01-17T18:16:00Z">
        <w:r w:rsidR="006A1F58">
          <w:rPr>
            <w:rFonts w:ascii="Times New Roman" w:hAnsi="Times New Roman" w:cs="Times New Roman"/>
            <w:sz w:val="22"/>
            <w:szCs w:val="22"/>
          </w:rPr>
          <w:t xml:space="preserve"> and Newton-Rapshon method</w:t>
        </w:r>
      </w:ins>
      <w:ins w:id="116" w:author="Iga Narendra Pramawijaya" w:date="2025-01-17T18:23:00Z">
        <w:r w:rsidR="000B5DA1">
          <w:rPr>
            <w:rFonts w:ascii="Times New Roman" w:hAnsi="Times New Roman" w:cs="Times New Roman"/>
            <w:sz w:val="22"/>
            <w:szCs w:val="22"/>
          </w:rPr>
          <w:t>, both of them found hardware limitation due to lack of GPU memory</w:t>
        </w:r>
      </w:ins>
      <w:ins w:id="117" w:author="Iga Narendra Pramawijaya" w:date="2025-01-17T18:16:00Z">
        <w:r w:rsidR="006A1F58">
          <w:rPr>
            <w:rFonts w:ascii="Times New Roman" w:hAnsi="Times New Roman" w:cs="Times New Roman"/>
            <w:sz w:val="22"/>
            <w:szCs w:val="22"/>
          </w:rPr>
          <w:t>.</w:t>
        </w:r>
      </w:ins>
      <w:ins w:id="118" w:author="Iga Narendra Pramawijaya" w:date="2025-01-17T18:23:00Z">
        <w:r w:rsidR="000B5DA1">
          <w:rPr>
            <w:rFonts w:ascii="Times New Roman" w:hAnsi="Times New Roman" w:cs="Times New Roman"/>
            <w:sz w:val="22"/>
            <w:szCs w:val="22"/>
          </w:rPr>
          <w:t xml:space="preserve"> Hence, </w:t>
        </w:r>
      </w:ins>
      <w:ins w:id="119" w:author="Iga Narendra Pramawijaya" w:date="2025-01-17T18:24:00Z">
        <w:r w:rsidR="000B5DA1">
          <w:rPr>
            <w:rFonts w:ascii="Times New Roman" w:hAnsi="Times New Roman" w:cs="Times New Roman"/>
            <w:sz w:val="22"/>
            <w:szCs w:val="22"/>
          </w:rPr>
          <w:t xml:space="preserve">the performance of these ODE solvers on GPU parallel platform cannot be concluded. </w:t>
        </w:r>
      </w:ins>
      <w:commentRangeStart w:id="120"/>
      <w:r w:rsidR="005920F6" w:rsidRPr="009424EB">
        <w:rPr>
          <w:rFonts w:ascii="Times New Roman" w:hAnsi="Times New Roman" w:cs="Times New Roman"/>
          <w:sz w:val="22"/>
          <w:szCs w:val="22"/>
        </w:rPr>
        <w:t>Despite the trade-off between computational speed and stability</w:t>
      </w:r>
      <w:ins w:id="121" w:author="Iga Narendra Pramawijaya" w:date="2025-01-17T18:24:00Z">
        <w:r w:rsidR="000B5DA1">
          <w:rPr>
            <w:rFonts w:ascii="Times New Roman" w:hAnsi="Times New Roman" w:cs="Times New Roman"/>
            <w:sz w:val="22"/>
            <w:szCs w:val="22"/>
          </w:rPr>
          <w:t xml:space="preserve"> in forward Euler method</w:t>
        </w:r>
      </w:ins>
      <w:r w:rsidR="005920F6" w:rsidRPr="009424EB">
        <w:rPr>
          <w:rFonts w:ascii="Times New Roman" w:hAnsi="Times New Roman" w:cs="Times New Roman"/>
          <w:sz w:val="22"/>
          <w:szCs w:val="22"/>
        </w:rPr>
        <w:t xml:space="preserve">, </w:t>
      </w:r>
      <w:ins w:id="122" w:author="Iga Narendra Pramawijaya" w:date="2025-01-17T18:13:00Z">
        <w:r w:rsidR="006F2EBE">
          <w:rPr>
            <w:rFonts w:ascii="Times New Roman" w:hAnsi="Times New Roman" w:cs="Times New Roman"/>
            <w:sz w:val="22"/>
            <w:szCs w:val="22"/>
          </w:rPr>
          <w:t>current</w:t>
        </w:r>
        <w:r w:rsidR="006F2EBE" w:rsidRPr="009424EB">
          <w:rPr>
            <w:rFonts w:ascii="Times New Roman" w:hAnsi="Times New Roman" w:cs="Times New Roman"/>
            <w:sz w:val="22"/>
            <w:szCs w:val="22"/>
          </w:rPr>
          <w:t xml:space="preserve"> </w:t>
        </w:r>
      </w:ins>
      <w:r w:rsidR="005920F6" w:rsidRPr="009424EB">
        <w:rPr>
          <w:rFonts w:ascii="Times New Roman" w:hAnsi="Times New Roman" w:cs="Times New Roman"/>
          <w:sz w:val="22"/>
          <w:szCs w:val="22"/>
        </w:rPr>
        <w:t>combination of methods ensures that the CUDA-based framework effectively supports the diverse requirements of different cell models, while maintaining accuracy and to reduce numerical errors</w:t>
      </w:r>
      <w:commentRangeEnd w:id="120"/>
      <w:r w:rsidR="001E46D8">
        <w:rPr>
          <w:rStyle w:val="CommentReference"/>
        </w:rPr>
        <w:commentReference w:id="120"/>
      </w:r>
      <w:r w:rsidR="005920F6" w:rsidRPr="009424EB">
        <w:rPr>
          <w:rFonts w:ascii="Times New Roman" w:hAnsi="Times New Roman" w:cs="Times New Roman"/>
          <w:sz w:val="22"/>
          <w:szCs w:val="22"/>
        </w:rPr>
        <w:t>.</w:t>
      </w:r>
    </w:p>
    <w:p w14:paraId="573FF57C" w14:textId="0D768138" w:rsidR="00C2121C" w:rsidRDefault="00C2121C" w:rsidP="00C2121C">
      <w:pPr>
        <w:ind w:firstLine="284"/>
        <w:jc w:val="both"/>
        <w:rPr>
          <w:ins w:id="123" w:author="Iga Narendra Pramawijaya" w:date="2025-01-17T18:49:00Z"/>
          <w:rFonts w:ascii="Times New Roman" w:hAnsi="Times New Roman" w:cs="Times New Roman"/>
          <w:sz w:val="22"/>
          <w:szCs w:val="22"/>
        </w:rPr>
      </w:pPr>
      <w:ins w:id="124" w:author="Iga Narendra Pramawijaya" w:date="2025-01-17T18:49:00Z">
        <w:r>
          <w:rPr>
            <w:rFonts w:ascii="Times New Roman" w:hAnsi="Times New Roman" w:cs="Times New Roman"/>
            <w:sz w:val="22"/>
            <w:szCs w:val="22"/>
          </w:rPr>
          <w:lastRenderedPageBreak/>
          <w:t xml:space="preserve">(Protocols to generate drug-free simulation result) </w:t>
        </w:r>
        <w:r w:rsidRPr="00C2121C">
          <w:rPr>
            <w:rFonts w:ascii="Times New Roman" w:hAnsi="Times New Roman" w:cs="Times New Roman"/>
            <w:sz w:val="22"/>
            <w:szCs w:val="22"/>
          </w:rPr>
          <w:t>The simulation protocols are designed to comprehensively evaluate the effects of drugs on cardiac cell models, ensuring accurate representation of both physiological (drug-free) and pharmacological (drug-affected) scenarios. For the drug-free simulations, the models replicate the natural state of ventricular cardiac cells without introducing external agents.</w:t>
        </w:r>
      </w:ins>
      <w:ins w:id="125" w:author="Iga Narendra Pramawijaya" w:date="2025-01-17T18:57:00Z">
        <w:r w:rsidR="00A23442">
          <w:rPr>
            <w:rFonts w:ascii="Times New Roman" w:hAnsi="Times New Roman" w:cs="Times New Roman"/>
            <w:sz w:val="22"/>
            <w:szCs w:val="22"/>
          </w:rPr>
          <w:t xml:space="preserve"> Technically, drug-free situation runs the simulation with drug concentration set to 0 mMo</w:t>
        </w:r>
      </w:ins>
      <w:ins w:id="126" w:author="Iga Narendra Pramawijaya" w:date="2025-01-17T18:58:00Z">
        <w:r w:rsidR="00A23442">
          <w:rPr>
            <w:rFonts w:ascii="Times New Roman" w:hAnsi="Times New Roman" w:cs="Times New Roman"/>
            <w:sz w:val="22"/>
            <w:szCs w:val="22"/>
          </w:rPr>
          <w:t>l.</w:t>
        </w:r>
      </w:ins>
      <w:ins w:id="127" w:author="Iga Narendra Pramawijaya" w:date="2025-01-17T18:49:00Z">
        <w:r w:rsidRPr="00C2121C">
          <w:rPr>
            <w:rFonts w:ascii="Times New Roman" w:hAnsi="Times New Roman" w:cs="Times New Roman"/>
            <w:sz w:val="22"/>
            <w:szCs w:val="22"/>
          </w:rPr>
          <w:t xml:space="preserve"> This process involves solving the ordinary differential equations (ODEs) governing ion channel dynamics, membrane potentials, and other cellular electrophysiological properties. These simulations serve as a baseline to observe normal cardiac function and provide a reference point for comparison.</w:t>
        </w:r>
      </w:ins>
    </w:p>
    <w:p w14:paraId="1CBD1168" w14:textId="66EE2218" w:rsidR="00C2121C" w:rsidRDefault="00A23442" w:rsidP="00C2121C">
      <w:pPr>
        <w:ind w:firstLine="284"/>
        <w:jc w:val="both"/>
        <w:rPr>
          <w:ins w:id="128" w:author="Iga Narendra Pramawijaya" w:date="2025-01-17T18:08:00Z"/>
          <w:rFonts w:ascii="Times New Roman" w:hAnsi="Times New Roman" w:cs="Times New Roman"/>
          <w:sz w:val="22"/>
          <w:szCs w:val="22"/>
        </w:rPr>
      </w:pPr>
      <w:ins w:id="129" w:author="Iga Narendra Pramawijaya" w:date="2025-01-17T18:56:00Z">
        <w:r>
          <w:rPr>
            <w:rFonts w:ascii="Times New Roman" w:hAnsi="Times New Roman" w:cs="Times New Roman"/>
            <w:sz w:val="22"/>
            <w:szCs w:val="22"/>
          </w:rPr>
          <w:t>(Protocols to generate drug-</w:t>
        </w:r>
        <w:r>
          <w:rPr>
            <w:rFonts w:ascii="Times New Roman" w:hAnsi="Times New Roman" w:cs="Times New Roman"/>
            <w:sz w:val="22"/>
            <w:szCs w:val="22"/>
          </w:rPr>
          <w:t>affected</w:t>
        </w:r>
        <w:r>
          <w:rPr>
            <w:rFonts w:ascii="Times New Roman" w:hAnsi="Times New Roman" w:cs="Times New Roman"/>
            <w:sz w:val="22"/>
            <w:szCs w:val="22"/>
          </w:rPr>
          <w:t xml:space="preserve"> simulation result)</w:t>
        </w:r>
        <w:r>
          <w:rPr>
            <w:rFonts w:ascii="Times New Roman" w:hAnsi="Times New Roman" w:cs="Times New Roman"/>
            <w:sz w:val="22"/>
            <w:szCs w:val="22"/>
          </w:rPr>
          <w:t xml:space="preserve"> </w:t>
        </w:r>
      </w:ins>
      <w:ins w:id="130" w:author="Iga Narendra Pramawijaya" w:date="2025-01-17T18:49:00Z">
        <w:r w:rsidR="00C2121C" w:rsidRPr="00C2121C">
          <w:rPr>
            <w:rFonts w:ascii="Times New Roman" w:hAnsi="Times New Roman" w:cs="Times New Roman"/>
            <w:sz w:val="22"/>
            <w:szCs w:val="22"/>
          </w:rPr>
          <w:t>For drug-affected simulations, specific modifications</w:t>
        </w:r>
      </w:ins>
      <w:ins w:id="131" w:author="Iga Narendra Pramawijaya" w:date="2025-01-17T18:59:00Z">
        <w:r w:rsidR="00454418">
          <w:rPr>
            <w:rFonts w:ascii="Times New Roman" w:hAnsi="Times New Roman" w:cs="Times New Roman"/>
            <w:sz w:val="22"/>
            <w:szCs w:val="22"/>
          </w:rPr>
          <w:t xml:space="preserve"> to cons</w:t>
        </w:r>
      </w:ins>
      <w:ins w:id="132" w:author="Iga Narendra Pramawijaya" w:date="2025-01-17T19:00:00Z">
        <w:r w:rsidR="00454418">
          <w:rPr>
            <w:rFonts w:ascii="Times New Roman" w:hAnsi="Times New Roman" w:cs="Times New Roman"/>
            <w:sz w:val="22"/>
            <w:szCs w:val="22"/>
          </w:rPr>
          <w:t>tants</w:t>
        </w:r>
      </w:ins>
      <w:ins w:id="133" w:author="Iga Narendra Pramawijaya" w:date="2025-01-17T18:49:00Z">
        <w:r w:rsidR="00C2121C" w:rsidRPr="00C2121C">
          <w:rPr>
            <w:rFonts w:ascii="Times New Roman" w:hAnsi="Times New Roman" w:cs="Times New Roman"/>
            <w:sz w:val="22"/>
            <w:szCs w:val="22"/>
          </w:rPr>
          <w:t xml:space="preserve"> are made to the cell models to reflect the influence of pharmacological agents. This involves incorporating drug-binding effects on ionic currents or transporters. For instance, drugs like bepridil, which block potassium or calcium channels, are simulated by altering corresponding </w:t>
        </w:r>
      </w:ins>
      <w:ins w:id="134" w:author="Iga Narendra Pramawijaya" w:date="2025-01-17T19:01:00Z">
        <w:r w:rsidR="00454418">
          <w:rPr>
            <w:rFonts w:ascii="Times New Roman" w:hAnsi="Times New Roman" w:cs="Times New Roman"/>
            <w:sz w:val="22"/>
            <w:szCs w:val="22"/>
          </w:rPr>
          <w:t>values</w:t>
        </w:r>
      </w:ins>
      <w:ins w:id="135" w:author="Iga Narendra Pramawijaya" w:date="2025-01-17T18:49:00Z">
        <w:r w:rsidR="00C2121C" w:rsidRPr="00C2121C">
          <w:rPr>
            <w:rFonts w:ascii="Times New Roman" w:hAnsi="Times New Roman" w:cs="Times New Roman"/>
            <w:sz w:val="22"/>
            <w:szCs w:val="22"/>
          </w:rPr>
          <w:t xml:space="preserve"> in the models. The simulations are carried out at varying drug concentrations to capture the dose-response relationship and understand the drug's potency and safety profile. </w:t>
        </w:r>
      </w:ins>
    </w:p>
    <w:p w14:paraId="7C46962B" w14:textId="062F1C29" w:rsidR="00B871D6" w:rsidRPr="009424EB" w:rsidDel="006F2EBE" w:rsidRDefault="00567E5D" w:rsidP="009D09BB">
      <w:pPr>
        <w:ind w:firstLine="284"/>
        <w:jc w:val="both"/>
        <w:rPr>
          <w:del w:id="136" w:author="Iga Narendra Pramawijaya" w:date="2025-01-17T18:13:00Z"/>
          <w:rFonts w:ascii="Times New Roman" w:hAnsi="Times New Roman" w:cs="Times New Roman"/>
          <w:sz w:val="22"/>
          <w:szCs w:val="22"/>
        </w:rPr>
      </w:pPr>
      <w:ins w:id="137" w:author="Iga Narendra Pramawijaya" w:date="2025-01-17T19:05:00Z">
        <w:r w:rsidRPr="007E63B5">
          <w:rPr>
            <w:rFonts w:ascii="Times New Roman" w:hAnsi="Times New Roman" w:cs="Times New Roman"/>
            <w:noProof/>
            <w:sz w:val="22"/>
            <w:szCs w:val="22"/>
            <w:highlight w:val="cyan"/>
          </w:rPr>
          <mc:AlternateContent>
            <mc:Choice Requires="wps">
              <w:drawing>
                <wp:anchor distT="0" distB="0" distL="114300" distR="114300" simplePos="0" relativeHeight="251691008" behindDoc="0" locked="0" layoutInCell="1" allowOverlap="1" wp14:anchorId="43DB2156" wp14:editId="1A64C127">
                  <wp:simplePos x="0" y="0"/>
                  <wp:positionH relativeFrom="margin">
                    <wp:posOffset>77742</wp:posOffset>
                  </wp:positionH>
                  <wp:positionV relativeFrom="margin">
                    <wp:posOffset>362</wp:posOffset>
                  </wp:positionV>
                  <wp:extent cx="5617210" cy="337439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17210" cy="3374390"/>
                          </a:xfrm>
                          <a:prstGeom prst="rect">
                            <a:avLst/>
                          </a:prstGeom>
                          <a:noFill/>
                          <a:ln w="6350">
                            <a:noFill/>
                          </a:ln>
                        </wps:spPr>
                        <wps:txbx>
                          <w:txbxContent>
                            <w:p w14:paraId="64C98AAA" w14:textId="77777777" w:rsidR="00567E5D" w:rsidRDefault="00567E5D" w:rsidP="00567E5D">
                              <w:pPr>
                                <w:rPr>
                                  <w:rFonts w:ascii="Times New Roman" w:hAnsi="Times New Roman" w:cs="Times New Roman"/>
                                  <w:sz w:val="22"/>
                                  <w:szCs w:val="22"/>
                                </w:rPr>
                              </w:pPr>
                              <w:r w:rsidRPr="006D680B">
                                <w:rPr>
                                  <w:noProof/>
                                  <w:lang w:val="en-US"/>
                                </w:rPr>
                                <w:drawing>
                                  <wp:inline distT="0" distB="0" distL="0" distR="0" wp14:anchorId="04B35FCC" wp14:editId="706EB6F9">
                                    <wp:extent cx="2531745" cy="2620652"/>
                                    <wp:effectExtent l="0" t="0" r="0" b="0"/>
                                    <wp:docPr id="12" name="Chart 12">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26E728E" wp14:editId="422D946B">
                                    <wp:extent cx="2836545" cy="2478883"/>
                                    <wp:effectExtent l="0" t="0" r="0" b="0"/>
                                    <wp:docPr id="13" name="Chart 13">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2D975AD" w14:textId="77777777" w:rsidR="00567E5D" w:rsidRPr="007C0AD7" w:rsidRDefault="00567E5D" w:rsidP="00567E5D">
                              <w:pPr>
                                <w:rPr>
                                  <w:rFonts w:ascii="Times New Roman" w:hAnsi="Times New Roman" w:cs="Times New Roman"/>
                                  <w:sz w:val="22"/>
                                  <w:szCs w:val="22"/>
                                </w:rPr>
                              </w:pPr>
                            </w:p>
                            <w:p w14:paraId="0B842021" w14:textId="77777777"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2156" id="Text Box 11" o:spid="_x0000_s1028" type="#_x0000_t202" style="position:absolute;left:0;text-align:left;margin-left:6.1pt;margin-top:.05pt;width:442.3pt;height:265.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cupkHAIAADQ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" filled="f" stroked="f" strokeweight=".5pt">
                  <v:textbox>
                    <w:txbxContent>
                      <w:p w14:paraId="64C98AAA" w14:textId="77777777" w:rsidR="00567E5D" w:rsidRDefault="00567E5D" w:rsidP="00567E5D">
                        <w:pPr>
                          <w:rPr>
                            <w:rFonts w:ascii="Times New Roman" w:hAnsi="Times New Roman" w:cs="Times New Roman"/>
                            <w:sz w:val="22"/>
                            <w:szCs w:val="22"/>
                          </w:rPr>
                        </w:pPr>
                        <w:r w:rsidRPr="006D680B">
                          <w:rPr>
                            <w:noProof/>
                            <w:lang w:val="en-US"/>
                          </w:rPr>
                          <w:drawing>
                            <wp:inline distT="0" distB="0" distL="0" distR="0" wp14:anchorId="04B35FCC" wp14:editId="706EB6F9">
                              <wp:extent cx="2531745" cy="2620652"/>
                              <wp:effectExtent l="0" t="0" r="0" b="0"/>
                              <wp:docPr id="12" name="Chart 12">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26E728E" wp14:editId="422D946B">
                              <wp:extent cx="2836545" cy="2478883"/>
                              <wp:effectExtent l="0" t="0" r="0" b="0"/>
                              <wp:docPr id="13" name="Chart 13">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2D975AD" w14:textId="77777777" w:rsidR="00567E5D" w:rsidRPr="007C0AD7" w:rsidRDefault="00567E5D" w:rsidP="00567E5D">
                        <w:pPr>
                          <w:rPr>
                            <w:rFonts w:ascii="Times New Roman" w:hAnsi="Times New Roman" w:cs="Times New Roman"/>
                            <w:sz w:val="22"/>
                            <w:szCs w:val="22"/>
                          </w:rPr>
                        </w:pPr>
                      </w:p>
                      <w:p w14:paraId="0B842021" w14:textId="77777777"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ins>
    </w:p>
    <w:p w14:paraId="532E0594" w14:textId="125B46BF" w:rsidR="00190418" w:rsidRDefault="00CB3965" w:rsidP="00190418">
      <w:pPr>
        <w:ind w:firstLine="284"/>
        <w:jc w:val="both"/>
        <w:rPr>
          <w:rFonts w:ascii="Times New Roman" w:hAnsi="Times New Roman" w:cs="Times New Roman"/>
          <w:sz w:val="22"/>
          <w:szCs w:val="22"/>
        </w:rPr>
      </w:pPr>
      <w:r w:rsidRPr="00E370AE">
        <w:rPr>
          <w:rFonts w:ascii="Times New Roman" w:hAnsi="Times New Roman" w:cs="Times New Roman"/>
          <w:sz w:val="22"/>
          <w:szCs w:val="22"/>
          <w:highlight w:val="cyan"/>
          <w:rPrChange w:id="138" w:author="Ali Ikhsanul Qauli" w:date="2025-01-15T16:58:00Z">
            <w:rPr>
              <w:rFonts w:ascii="Times New Roman" w:hAnsi="Times New Roman" w:cs="Times New Roman"/>
              <w:sz w:val="22"/>
              <w:szCs w:val="22"/>
            </w:rPr>
          </w:rPrChange>
        </w:rPr>
        <w:t>(in silico step of simulation)</w:t>
      </w:r>
      <w:r>
        <w:rPr>
          <w:rFonts w:ascii="Times New Roman" w:hAnsi="Times New Roman" w:cs="Times New Roman"/>
          <w:sz w:val="22"/>
          <w:szCs w:val="22"/>
        </w:rPr>
        <w:t xml:space="preserve"> </w:t>
      </w:r>
      <w:commentRangeStart w:id="139"/>
      <w:r w:rsidR="004257F2">
        <w:rPr>
          <w:rFonts w:ascii="Times New Roman" w:hAnsi="Times New Roman" w:cs="Times New Roman"/>
          <w:sz w:val="22"/>
          <w:szCs w:val="22"/>
        </w:rPr>
        <w:t>The simulation consists of two different stages</w:t>
      </w:r>
      <w:r w:rsidR="003405D7">
        <w:rPr>
          <w:rFonts w:ascii="Times New Roman" w:hAnsi="Times New Roman" w:cs="Times New Roman"/>
          <w:sz w:val="22"/>
          <w:szCs w:val="22"/>
        </w:rPr>
        <w:t xml:space="preserve">, phase to </w:t>
      </w:r>
      <w:r w:rsidR="00CA7DB5">
        <w:rPr>
          <w:rFonts w:ascii="Times New Roman" w:hAnsi="Times New Roman" w:cs="Times New Roman"/>
          <w:sz w:val="22"/>
          <w:szCs w:val="22"/>
        </w:rPr>
        <w:t>amplify drug effect by</w:t>
      </w:r>
      <w:r w:rsidR="003405D7">
        <w:rPr>
          <w:rFonts w:ascii="Times New Roman" w:hAnsi="Times New Roman" w:cs="Times New Roman"/>
          <w:sz w:val="22"/>
          <w:szCs w:val="22"/>
        </w:rPr>
        <w:t xml:space="preserve"> </w:t>
      </w:r>
      <w:r w:rsidR="00CA7DB5">
        <w:rPr>
          <w:rFonts w:ascii="Times New Roman" w:hAnsi="Times New Roman" w:cs="Times New Roman"/>
          <w:sz w:val="22"/>
          <w:szCs w:val="22"/>
        </w:rPr>
        <w:t xml:space="preserve">running </w:t>
      </w:r>
      <w:r w:rsidR="003405D7">
        <w:rPr>
          <w:rFonts w:ascii="Times New Roman" w:hAnsi="Times New Roman" w:cs="Times New Roman"/>
          <w:sz w:val="22"/>
          <w:szCs w:val="22"/>
        </w:rPr>
        <w:t xml:space="preserve">the simulation for multiple times, and </w:t>
      </w:r>
      <w:r w:rsidR="00CA7DB5">
        <w:rPr>
          <w:rFonts w:ascii="Times New Roman" w:hAnsi="Times New Roman" w:cs="Times New Roman"/>
          <w:sz w:val="22"/>
          <w:szCs w:val="22"/>
        </w:rPr>
        <w:t>phase to record the drug effect by running for just once.</w:t>
      </w:r>
      <w:r w:rsidR="003405D7">
        <w:rPr>
          <w:rFonts w:ascii="Times New Roman" w:hAnsi="Times New Roman" w:cs="Times New Roman"/>
          <w:sz w:val="22"/>
          <w:szCs w:val="22"/>
        </w:rPr>
        <w:t xml:space="preserve"> </w:t>
      </w:r>
      <w:del w:id="140" w:author="Ali Ikhsanul Qauli" w:date="2025-01-15T16:58:00Z">
        <w:r w:rsidR="004257F2" w:rsidDel="00221615">
          <w:rPr>
            <w:rFonts w:ascii="Times New Roman" w:hAnsi="Times New Roman" w:cs="Times New Roman"/>
            <w:sz w:val="22"/>
            <w:szCs w:val="22"/>
          </w:rPr>
          <w:delText xml:space="preserve"> </w:delText>
        </w:r>
      </w:del>
      <w:r w:rsidR="008B2603">
        <w:rPr>
          <w:rFonts w:ascii="Times New Roman" w:hAnsi="Times New Roman" w:cs="Times New Roman"/>
          <w:sz w:val="22"/>
          <w:szCs w:val="22"/>
        </w:rPr>
        <w:t xml:space="preserve">Result from the first phase is a </w:t>
      </w:r>
      <w:r w:rsidR="00E64008" w:rsidRPr="009424EB">
        <w:rPr>
          <w:rFonts w:ascii="Times New Roman" w:hAnsi="Times New Roman" w:cs="Times New Roman"/>
          <w:sz w:val="22"/>
          <w:szCs w:val="22"/>
        </w:rPr>
        <w:t xml:space="preserve">cache file, which represents the initial phase </w:t>
      </w:r>
      <w:r w:rsidR="008B2603">
        <w:rPr>
          <w:rFonts w:ascii="Times New Roman" w:hAnsi="Times New Roman" w:cs="Times New Roman"/>
          <w:sz w:val="22"/>
          <w:szCs w:val="22"/>
        </w:rPr>
        <w:t>before observation</w:t>
      </w:r>
      <w:r w:rsidR="00E64008" w:rsidRPr="009424EB">
        <w:rPr>
          <w:rFonts w:ascii="Times New Roman" w:hAnsi="Times New Roman" w:cs="Times New Roman"/>
          <w:sz w:val="22"/>
          <w:szCs w:val="22"/>
        </w:rPr>
        <w:t xml:space="preserve">. During this phase, the function runs the simulation for thousands of cycles (referred to as paces) to amplify the drug effects within the model. </w:t>
      </w:r>
      <w:commentRangeEnd w:id="139"/>
      <w:r w:rsidR="00221615">
        <w:rPr>
          <w:rStyle w:val="CommentReference"/>
        </w:rPr>
        <w:commentReference w:id="139"/>
      </w:r>
    </w:p>
    <w:p w14:paraId="12F0F2C5" w14:textId="1611F519" w:rsidR="00190418" w:rsidRDefault="00CB3965" w:rsidP="00190418">
      <w:pPr>
        <w:ind w:firstLine="284"/>
        <w:jc w:val="both"/>
        <w:rPr>
          <w:rFonts w:ascii="Times New Roman" w:hAnsi="Times New Roman" w:cs="Times New Roman"/>
          <w:sz w:val="22"/>
          <w:szCs w:val="22"/>
        </w:rPr>
      </w:pPr>
      <w:r w:rsidRPr="00221615">
        <w:rPr>
          <w:rFonts w:ascii="Times New Roman" w:hAnsi="Times New Roman" w:cs="Times New Roman"/>
          <w:sz w:val="22"/>
          <w:szCs w:val="22"/>
          <w:highlight w:val="cyan"/>
          <w:rPrChange w:id="141" w:author="Ali Ikhsanul Qauli" w:date="2025-01-15T16:59:00Z">
            <w:rPr>
              <w:rFonts w:ascii="Times New Roman" w:hAnsi="Times New Roman" w:cs="Times New Roman"/>
              <w:sz w:val="22"/>
              <w:szCs w:val="22"/>
            </w:rPr>
          </w:rPrChange>
        </w:rPr>
        <w:t>(post processing step of simulation)</w:t>
      </w:r>
      <w:r>
        <w:rPr>
          <w:rFonts w:ascii="Times New Roman" w:hAnsi="Times New Roman" w:cs="Times New Roman"/>
          <w:sz w:val="22"/>
          <w:szCs w:val="22"/>
        </w:rPr>
        <w:t xml:space="preserve"> </w:t>
      </w:r>
      <w:commentRangeStart w:id="142"/>
      <w:r w:rsidR="00E64008" w:rsidRPr="009424EB">
        <w:rPr>
          <w:rFonts w:ascii="Times New Roman" w:hAnsi="Times New Roman" w:cs="Times New Roman"/>
          <w:sz w:val="22"/>
          <w:szCs w:val="22"/>
        </w:rPr>
        <w:t>After this initial phase, the</w:t>
      </w:r>
      <w:r w:rsidR="00815E9F">
        <w:rPr>
          <w:rFonts w:ascii="Times New Roman" w:hAnsi="Times New Roman" w:cs="Times New Roman"/>
          <w:sz w:val="22"/>
          <w:szCs w:val="22"/>
        </w:rPr>
        <w:t xml:space="preserve"> </w:t>
      </w:r>
      <w:r w:rsidR="00E64008" w:rsidRPr="009424EB">
        <w:rPr>
          <w:rFonts w:ascii="Times New Roman" w:hAnsi="Times New Roman" w:cs="Times New Roman"/>
          <w:sz w:val="22"/>
          <w:szCs w:val="22"/>
        </w:rPr>
        <w:t>function</w:t>
      </w:r>
      <w:r w:rsidR="00815E9F">
        <w:rPr>
          <w:rFonts w:ascii="Times New Roman" w:hAnsi="Times New Roman" w:cs="Times New Roman"/>
          <w:sz w:val="22"/>
          <w:szCs w:val="22"/>
        </w:rPr>
        <w:t xml:space="preserve"> to run the second phase</w:t>
      </w:r>
      <w:r w:rsidR="00E64008" w:rsidRPr="009424EB">
        <w:rPr>
          <w:rFonts w:ascii="Times New Roman" w:hAnsi="Times New Roman" w:cs="Times New Roman"/>
          <w:sz w:val="22"/>
          <w:szCs w:val="22"/>
        </w:rPr>
        <w:t xml:space="preserve"> is executed, which generates the biomarker file and the time-series data files.</w:t>
      </w:r>
      <w:r w:rsidR="00815E9F">
        <w:rPr>
          <w:rFonts w:ascii="Times New Roman" w:hAnsi="Times New Roman" w:cs="Times New Roman"/>
          <w:sz w:val="22"/>
          <w:szCs w:val="22"/>
        </w:rPr>
        <w:t xml:space="preserve"> This function uses the output from the first phase as input.</w:t>
      </w:r>
      <w:r w:rsidR="00E64008" w:rsidRPr="009424EB">
        <w:rPr>
          <w:rFonts w:ascii="Times New Roman" w:hAnsi="Times New Roman" w:cs="Times New Roman"/>
          <w:sz w:val="22"/>
          <w:szCs w:val="22"/>
        </w:rPr>
        <w:t xml:space="preserve"> All output files </w:t>
      </w:r>
      <w:r w:rsidR="00815E9F">
        <w:rPr>
          <w:rFonts w:ascii="Times New Roman" w:hAnsi="Times New Roman" w:cs="Times New Roman"/>
          <w:sz w:val="22"/>
          <w:szCs w:val="22"/>
        </w:rPr>
        <w:t xml:space="preserve">from the second phase </w:t>
      </w:r>
      <w:r w:rsidR="00E64008" w:rsidRPr="009424EB">
        <w:rPr>
          <w:rFonts w:ascii="Times New Roman" w:hAnsi="Times New Roman" w:cs="Times New Roman"/>
          <w:sz w:val="22"/>
          <w:szCs w:val="22"/>
        </w:rPr>
        <w:t>are</w:t>
      </w:r>
      <w:r w:rsidR="00A76F1C">
        <w:rPr>
          <w:rFonts w:ascii="Times New Roman" w:hAnsi="Times New Roman" w:cs="Times New Roman"/>
          <w:sz w:val="22"/>
          <w:szCs w:val="22"/>
        </w:rPr>
        <w:t xml:space="preserve"> </w:t>
      </w:r>
      <w:r w:rsidR="00E64008"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00E64008" w:rsidRPr="009424EB">
        <w:rPr>
          <w:rFonts w:ascii="Times New Roman" w:hAnsi="Times New Roman" w:cs="Times New Roman"/>
          <w:sz w:val="22"/>
          <w:szCs w:val="22"/>
        </w:rPr>
        <w:t xml:space="preserve">result directory for efficient storage and retrieval. </w:t>
      </w:r>
      <w:r w:rsidR="004257F2">
        <w:rPr>
          <w:rFonts w:ascii="Times New Roman" w:hAnsi="Times New Roman" w:cs="Times New Roman"/>
          <w:sz w:val="22"/>
          <w:szCs w:val="22"/>
        </w:rPr>
        <w:t>As a whole, t</w:t>
      </w:r>
      <w:r w:rsidR="004257F2" w:rsidRPr="009424EB">
        <w:rPr>
          <w:rFonts w:ascii="Times New Roman" w:hAnsi="Times New Roman" w:cs="Times New Roman"/>
          <w:sz w:val="22"/>
          <w:szCs w:val="22"/>
        </w:rPr>
        <w:t>he simulation produ</w:t>
      </w:r>
      <w:ins w:id="143" w:author="Iga Narendra Pramawijaya" w:date="2025-01-17T19:24:00Z">
        <w:r w:rsidR="002B7732">
          <w:rPr>
            <w:rFonts w:ascii="Times New Roman" w:hAnsi="Times New Roman" w:cs="Times New Roman"/>
            <w:sz w:val="22"/>
            <w:szCs w:val="22"/>
          </w:rPr>
          <w:t>q</w:t>
        </w:r>
      </w:ins>
      <w:r w:rsidR="004257F2" w:rsidRPr="009424EB">
        <w:rPr>
          <w:rFonts w:ascii="Times New Roman" w:hAnsi="Times New Roman" w:cs="Times New Roman"/>
          <w:sz w:val="22"/>
          <w:szCs w:val="22"/>
        </w:rPr>
        <w:t>ces two distinct types of output files, a biomarker file and time-series data files, along with one intermediate cache file.</w:t>
      </w:r>
      <w:commentRangeEnd w:id="142"/>
      <w:r w:rsidR="00221615">
        <w:rPr>
          <w:rStyle w:val="CommentReference"/>
        </w:rPr>
        <w:commentReference w:id="142"/>
      </w:r>
      <w:ins w:id="144" w:author="Iga Narendra Pramawijaya" w:date="2025-01-17T19:16:00Z">
        <w:r w:rsidR="00EE0F17">
          <w:rPr>
            <w:rFonts w:ascii="Times New Roman" w:hAnsi="Times New Roman" w:cs="Times New Roman"/>
            <w:sz w:val="22"/>
            <w:szCs w:val="22"/>
          </w:rPr>
          <w:t>Figure x shows overall protocol of simulation.</w:t>
        </w:r>
      </w:ins>
    </w:p>
    <w:p w14:paraId="4B1D728F" w14:textId="284F52FA" w:rsidR="00EF13F9" w:rsidRPr="00851403" w:rsidRDefault="00CB3965" w:rsidP="00815E9F">
      <w:pPr>
        <w:ind w:firstLine="284"/>
        <w:jc w:val="both"/>
        <w:rPr>
          <w:rFonts w:ascii="Times New Roman" w:hAnsi="Times New Roman" w:cs="Times New Roman"/>
          <w:sz w:val="22"/>
          <w:szCs w:val="22"/>
        </w:rPr>
      </w:pPr>
      <w:r w:rsidRPr="00221615">
        <w:rPr>
          <w:rFonts w:ascii="Times New Roman" w:hAnsi="Times New Roman" w:cs="Times New Roman"/>
          <w:sz w:val="22"/>
          <w:szCs w:val="22"/>
          <w:highlight w:val="cyan"/>
          <w:rPrChange w:id="145" w:author="Ali Ikhsanul Qauli" w:date="2025-01-15T17:04:00Z">
            <w:rPr>
              <w:rFonts w:ascii="Times New Roman" w:hAnsi="Times New Roman" w:cs="Times New Roman"/>
              <w:sz w:val="22"/>
              <w:szCs w:val="22"/>
            </w:rPr>
          </w:rPrChange>
        </w:rPr>
        <w:t>(explaining output file and its content)</w:t>
      </w:r>
      <w:r>
        <w:rPr>
          <w:rFonts w:ascii="Times New Roman" w:hAnsi="Times New Roman" w:cs="Times New Roman"/>
          <w:sz w:val="22"/>
          <w:szCs w:val="22"/>
        </w:rPr>
        <w:t xml:space="preserve"> </w:t>
      </w:r>
      <w:r w:rsidR="00E64008" w:rsidRPr="009424EB">
        <w:rPr>
          <w:rFonts w:ascii="Times New Roman" w:hAnsi="Times New Roman" w:cs="Times New Roman"/>
          <w:sz w:val="22"/>
          <w:szCs w:val="22"/>
        </w:rPr>
        <w:t xml:space="preserve">The biomarker file provides a summary of key features extracted from the simulation for each sample. </w:t>
      </w:r>
      <w:commentRangeStart w:id="146"/>
      <w:r w:rsidR="00E64008" w:rsidRPr="009424EB">
        <w:rPr>
          <w:rFonts w:ascii="Times New Roman" w:hAnsi="Times New Roman" w:cs="Times New Roman"/>
          <w:sz w:val="22"/>
          <w:szCs w:val="22"/>
        </w:rPr>
        <w:t>It includes data such as sample numbers, qNet, qInward, and action potential shape analysis result</w:t>
      </w:r>
      <w:commentRangeEnd w:id="146"/>
      <w:r w:rsidR="00E07244">
        <w:rPr>
          <w:rStyle w:val="CommentReference"/>
        </w:rPr>
        <w:commentReference w:id="146"/>
      </w:r>
      <w:r w:rsidR="00E64008" w:rsidRPr="009424EB">
        <w:rPr>
          <w:rFonts w:ascii="Times New Roman" w:hAnsi="Times New Roman" w:cs="Times New Roman"/>
          <w:sz w:val="22"/>
          <w:szCs w:val="22"/>
        </w:rPr>
        <w:t xml:space="preserve">. These biomarkers represent crucial physiological parameters simulated under drug influence, and they are instrumental for downstream analyses, such as machine learning-based predictions. The time-series file offers a detailed temporal view of each sample’s behaviour. Each sample has its own individual time-series file; thus, a simulation involving 2000 samples will result in 2000 time-series files. </w:t>
      </w:r>
      <w:r w:rsidR="00E64008" w:rsidRPr="009424EB">
        <w:rPr>
          <w:rFonts w:ascii="Times New Roman" w:hAnsi="Times New Roman" w:cs="Times New Roman"/>
          <w:sz w:val="22"/>
          <w:szCs w:val="22"/>
        </w:rPr>
        <w:lastRenderedPageBreak/>
        <w:t xml:space="preserve">These files capture parameters such as time, action potential, voltage gradient over time, Cai, INa, INaL, ICaL, IKs, IKr, IK1, and Ito. Using this detailed data, it is possible to plot the drug-induced cellular responses over a single cycle, facilitating visualisation and deeper analysis of dynamic behaviours. </w:t>
      </w:r>
    </w:p>
    <w:p w14:paraId="22F81070" w14:textId="587A8EF5" w:rsidR="00EF13F9" w:rsidRDefault="00EF13F9"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1086FC0A" w:rsidR="00A859C9" w:rsidRDefault="00A859C9" w:rsidP="00D12264">
      <w:pPr>
        <w:ind w:firstLine="284"/>
        <w:jc w:val="both"/>
        <w:rPr>
          <w:rFonts w:ascii="Times New Roman" w:hAnsi="Times New Roman" w:cs="Times New Roman"/>
          <w:b/>
          <w:bCs/>
          <w:sz w:val="22"/>
          <w:szCs w:val="22"/>
        </w:rPr>
      </w:pPr>
    </w:p>
    <w:p w14:paraId="195FA777" w14:textId="236786F3" w:rsidR="0049082F" w:rsidRDefault="00B47482" w:rsidP="0049082F">
      <w:pPr>
        <w:ind w:firstLine="284"/>
        <w:jc w:val="both"/>
        <w:rPr>
          <w:rFonts w:ascii="Times New Roman" w:hAnsi="Times New Roman" w:cs="Times New Roman"/>
          <w:sz w:val="22"/>
          <w:szCs w:val="22"/>
        </w:rPr>
      </w:pPr>
      <w:r w:rsidRPr="007E63B5">
        <w:rPr>
          <w:rFonts w:ascii="Times New Roman" w:hAnsi="Times New Roman" w:cs="Times New Roman"/>
          <w:sz w:val="22"/>
          <w:szCs w:val="22"/>
          <w:highlight w:val="cyan"/>
        </w:rPr>
        <w:t>(simulation parameters)</w:t>
      </w:r>
      <w:r>
        <w:rPr>
          <w:rFonts w:ascii="Times New Roman" w:hAnsi="Times New Roman" w:cs="Times New Roman"/>
          <w:sz w:val="22"/>
          <w:szCs w:val="22"/>
        </w:rPr>
        <w:t xml:space="preserve"> </w:t>
      </w:r>
      <w:r w:rsidR="00716C35" w:rsidRPr="00716C35">
        <w:rPr>
          <w:rFonts w:ascii="Times New Roman" w:hAnsi="Times New Roman" w:cs="Times New Roman"/>
          <w:sz w:val="22"/>
          <w:szCs w:val="22"/>
        </w:rPr>
        <w:t xml:space="preserve">This chapter presents the results of GPU-based simulations for three cardiac cell models: ORd 2011, </w:t>
      </w:r>
      <w:ins w:id="147" w:author="Ali Ikhsanul Qauli" w:date="2025-01-15T17:52:00Z">
        <w:r w:rsidR="00921510">
          <w:rPr>
            <w:rFonts w:ascii="Times New Roman" w:hAnsi="Times New Roman" w:cs="Times New Roman"/>
            <w:sz w:val="22"/>
            <w:szCs w:val="22"/>
          </w:rPr>
          <w:t>CiPAORdv1.0</w:t>
        </w:r>
      </w:ins>
      <w:r w:rsidR="00716C35" w:rsidRPr="00716C35">
        <w:rPr>
          <w:rFonts w:ascii="Times New Roman" w:hAnsi="Times New Roman" w:cs="Times New Roman"/>
          <w:sz w:val="22"/>
          <w:szCs w:val="22"/>
        </w:rPr>
        <w:t>, and ToR-ORd. It analyses simulation accuracy, drug-induced changes, and computational performance. Two types of simulations were conducted: control (no drug) and drug-induced using bepridil at concentrations of 33 mMol, 66 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3E1429D8" w:rsidR="00E50FFE" w:rsidRDefault="00DD241B" w:rsidP="0049082F">
      <w:pPr>
        <w:ind w:firstLine="284"/>
        <w:jc w:val="both"/>
        <w:rPr>
          <w:ins w:id="148" w:author="Iga Narendra Pramawijaya" w:date="2025-01-17T19:03:00Z"/>
          <w:rFonts w:ascii="Times New Roman" w:hAnsi="Times New Roman" w:cs="Times New Roman"/>
          <w:sz w:val="22"/>
          <w:szCs w:val="22"/>
        </w:rPr>
      </w:pPr>
      <w:del w:id="149" w:author="Iga Narendra Pramawijaya" w:date="2025-01-17T19:04:00Z">
        <w:r w:rsidRPr="007E63B5" w:rsidDel="00567E5D">
          <w:rPr>
            <w:rFonts w:ascii="Times New Roman" w:hAnsi="Times New Roman" w:cs="Times New Roman"/>
            <w:noProof/>
            <w:sz w:val="22"/>
            <w:szCs w:val="22"/>
            <w:highlight w:val="cyan"/>
          </w:rPr>
          <mc:AlternateContent>
            <mc:Choice Requires="wps">
              <w:drawing>
                <wp:anchor distT="0" distB="0" distL="114300" distR="114300" simplePos="0" relativeHeight="251688960" behindDoc="0" locked="0" layoutInCell="1" allowOverlap="1" wp14:anchorId="0D10F804" wp14:editId="269617EA">
                  <wp:simplePos x="0" y="0"/>
                  <wp:positionH relativeFrom="margin">
                    <wp:posOffset>0</wp:posOffset>
                  </wp:positionH>
                  <wp:positionV relativeFrom="margin">
                    <wp:posOffset>-205792</wp:posOffset>
                  </wp:positionV>
                  <wp:extent cx="5617210" cy="337439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617210" cy="3374390"/>
                          </a:xfrm>
                          <a:prstGeom prst="rect">
                            <a:avLst/>
                          </a:prstGeom>
                          <a:noFill/>
                          <a:ln w="6350">
                            <a:noFill/>
                          </a:ln>
                        </wps:spPr>
                        <wps:txb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3F1B698A">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57B675AC"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ins w:id="150" w:author="Iga Narendra Pramawijaya" w:date="2025-01-17T19:05:00Z">
                                <w:r w:rsidR="00567E5D" w:rsidRPr="00567E5D">
                                  <w:rPr>
                                    <w:noProof/>
                                  </w:rPr>
                                  <w:t xml:space="preserve"> </w:t>
                                </w:r>
                                <w:r w:rsidR="00567E5D">
                                  <w:rPr>
                                    <w:noProof/>
                                  </w:rPr>
                                  <w:drawing>
                                    <wp:inline distT="0" distB="0" distL="0" distR="0" wp14:anchorId="66FDFACD" wp14:editId="5FB0A3A8">
                                      <wp:extent cx="5427980" cy="3259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7980" cy="3259455"/>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F804" id="Text Box 2" o:spid="_x0000_s1029" type="#_x0000_t202" style="position:absolute;left:0;text-align:left;margin-left:0;margin-top:-16.2pt;width:442.3pt;height:265.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KWxHAIAADQ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" filled="f" stroked="f" strokeweight=".5pt">
                  <v:textbo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3F1B698A">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57B675AC"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ins w:id="151" w:author="Iga Narendra Pramawijaya" w:date="2025-01-17T19:05:00Z">
                          <w:r w:rsidR="00567E5D" w:rsidRPr="00567E5D">
                            <w:rPr>
                              <w:noProof/>
                            </w:rPr>
                            <w:t xml:space="preserve"> </w:t>
                          </w:r>
                          <w:r w:rsidR="00567E5D">
                            <w:rPr>
                              <w:noProof/>
                            </w:rPr>
                            <w:drawing>
                              <wp:inline distT="0" distB="0" distL="0" distR="0" wp14:anchorId="66FDFACD" wp14:editId="5FB0A3A8">
                                <wp:extent cx="5427980" cy="3259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7980" cy="3259455"/>
                                        </a:xfrm>
                                        <a:prstGeom prst="rect">
                                          <a:avLst/>
                                        </a:prstGeom>
                                      </pic:spPr>
                                    </pic:pic>
                                  </a:graphicData>
                                </a:graphic>
                              </wp:inline>
                            </w:drawing>
                          </w:r>
                        </w:ins>
                      </w:p>
                    </w:txbxContent>
                  </v:textbox>
                  <w10:wrap type="square" anchorx="margin" anchory="margin"/>
                </v:shape>
              </w:pict>
            </mc:Fallback>
          </mc:AlternateContent>
        </w:r>
      </w:del>
      <w:r w:rsidR="00B47482" w:rsidRPr="007E63B5">
        <w:rPr>
          <w:rFonts w:ascii="Times New Roman" w:hAnsi="Times New Roman" w:cs="Times New Roman"/>
          <w:sz w:val="22"/>
          <w:szCs w:val="22"/>
          <w:highlight w:val="cyan"/>
        </w:rPr>
        <w:t>(single-core simulation setup)</w:t>
      </w:r>
      <w:r w:rsidR="00B47482">
        <w:rPr>
          <w:rFonts w:ascii="Times New Roman" w:hAnsi="Times New Roman" w:cs="Times New Roman"/>
          <w:sz w:val="22"/>
          <w:szCs w:val="22"/>
        </w:rPr>
        <w:t xml:space="preserve"> </w:t>
      </w:r>
      <w:r w:rsidR="0049082F">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r w:rsidR="00B47482">
        <w:rPr>
          <w:rFonts w:ascii="Times New Roman" w:hAnsi="Times New Roman" w:cs="Times New Roman"/>
          <w:sz w:val="22"/>
          <w:szCs w:val="22"/>
        </w:rPr>
        <w:t xml:space="preserve"> Both single-core and multi-core simulation uses the same parameters, drug, and concentration. </w:t>
      </w:r>
    </w:p>
    <w:p w14:paraId="60032F52" w14:textId="5BAC31F4" w:rsidR="00567E5D" w:rsidRDefault="00567E5D" w:rsidP="00567E5D">
      <w:pPr>
        <w:ind w:firstLine="284"/>
        <w:jc w:val="both"/>
        <w:rPr>
          <w:ins w:id="152" w:author="Iga Narendra Pramawijaya" w:date="2025-01-17T19:03:00Z"/>
          <w:rFonts w:ascii="Times New Roman" w:hAnsi="Times New Roman" w:cs="Times New Roman"/>
          <w:sz w:val="22"/>
          <w:szCs w:val="22"/>
        </w:rPr>
      </w:pPr>
      <w:ins w:id="153" w:author="Iga Narendra Pramawijaya" w:date="2025-01-17T19:03:00Z">
        <w:r>
          <w:rPr>
            <w:rFonts w:ascii="Times New Roman" w:hAnsi="Times New Roman" w:cs="Times New Roman"/>
            <w:sz w:val="22"/>
            <w:szCs w:val="22"/>
          </w:rPr>
          <w:t xml:space="preserve">(Validation methods) </w:t>
        </w:r>
        <w:r w:rsidRPr="00C2121C">
          <w:rPr>
            <w:rFonts w:ascii="Times New Roman" w:hAnsi="Times New Roman" w:cs="Times New Roman"/>
            <w:sz w:val="22"/>
            <w:szCs w:val="22"/>
          </w:rPr>
          <w:t xml:space="preserve">To evaluate the effects comprehensively, simulations examine changes in action potential morphology, duration, and ion </w:t>
        </w:r>
      </w:ins>
      <w:ins w:id="154" w:author="Iga Narendra Pramawijaya" w:date="2025-01-17T19:06:00Z">
        <w:r>
          <w:rPr>
            <w:rFonts w:ascii="Times New Roman" w:hAnsi="Times New Roman" w:cs="Times New Roman"/>
            <w:noProof/>
            <w:sz w:val="22"/>
            <w:szCs w:val="22"/>
          </w:rPr>
          <mc:AlternateContent>
            <mc:Choice Requires="wps">
              <w:drawing>
                <wp:anchor distT="0" distB="0" distL="114300" distR="114300" simplePos="0" relativeHeight="251693056" behindDoc="0" locked="0" layoutInCell="1" allowOverlap="1" wp14:anchorId="22E8D890" wp14:editId="628DF8C3">
                  <wp:simplePos x="0" y="0"/>
                  <wp:positionH relativeFrom="margin">
                    <wp:posOffset>27940</wp:posOffset>
                  </wp:positionH>
                  <wp:positionV relativeFrom="margin">
                    <wp:posOffset>-8255</wp:posOffset>
                  </wp:positionV>
                  <wp:extent cx="5772785" cy="331025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72785" cy="3310255"/>
                          </a:xfrm>
                          <a:prstGeom prst="rect">
                            <a:avLst/>
                          </a:prstGeom>
                          <a:noFill/>
                          <a:ln w="6350">
                            <a:noFill/>
                          </a:ln>
                        </wps:spPr>
                        <wps:txbx>
                          <w:txbxContent>
                            <w:p w14:paraId="683262DD" w14:textId="77777777" w:rsidR="00567E5D" w:rsidRDefault="00567E5D" w:rsidP="00567E5D">
                              <w:pPr>
                                <w:rPr>
                                  <w:rFonts w:ascii="Times New Roman" w:hAnsi="Times New Roman" w:cs="Times New Roman"/>
                                  <w:sz w:val="22"/>
                                  <w:szCs w:val="22"/>
                                </w:rPr>
                              </w:pPr>
                              <w:r>
                                <w:rPr>
                                  <w:noProof/>
                                </w:rPr>
                                <w:drawing>
                                  <wp:inline distT="0" distB="0" distL="0" distR="0" wp14:anchorId="78927FA0" wp14:editId="27370DAB">
                                    <wp:extent cx="2565400" cy="2620010"/>
                                    <wp:effectExtent l="0" t="0" r="0" b="0"/>
                                    <wp:docPr id="15" name="Chart 15">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rFonts w:ascii="Times New Roman" w:hAnsi="Times New Roman" w:cs="Times New Roman"/>
                                  <w:sz w:val="22"/>
                                  <w:szCs w:val="22"/>
                                </w:rPr>
                                <w:t xml:space="preserve">  </w:t>
                              </w:r>
                              <w:r>
                                <w:rPr>
                                  <w:noProof/>
                                </w:rPr>
                                <w:drawing>
                                  <wp:inline distT="0" distB="0" distL="0" distR="0" wp14:anchorId="06142C5F" wp14:editId="4EF6E46B">
                                    <wp:extent cx="2921644" cy="2620010"/>
                                    <wp:effectExtent l="0" t="0" r="0" b="0"/>
                                    <wp:docPr id="16" name="Chart 16">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0079591" w14:textId="77777777" w:rsidR="00567E5D" w:rsidRPr="007C0AD7" w:rsidRDefault="00567E5D" w:rsidP="00567E5D">
                              <w:pPr>
                                <w:rPr>
                                  <w:rFonts w:ascii="Times New Roman" w:hAnsi="Times New Roman" w:cs="Times New Roman"/>
                                  <w:sz w:val="22"/>
                                  <w:szCs w:val="22"/>
                                </w:rPr>
                              </w:pPr>
                            </w:p>
                            <w:p w14:paraId="6E01E158" w14:textId="77777777"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w:t>
                              </w:r>
                              <w:ins w:id="155" w:author="Ali Ikhsanul Qauli" w:date="2025-01-15T17:53:00Z">
                                <w:r w:rsidRPr="00921510">
                                  <w:rPr>
                                    <w:rFonts w:ascii="Times New Roman" w:hAnsi="Times New Roman" w:cs="Times New Roman"/>
                                    <w:sz w:val="18"/>
                                    <w:szCs w:val="18"/>
                                  </w:rPr>
                                  <w:t>CiPAORdv1.0</w:t>
                                </w:r>
                                <w:r>
                                  <w:rPr>
                                    <w:rFonts w:ascii="Times New Roman" w:hAnsi="Times New Roman" w:cs="Times New Roman"/>
                                    <w:sz w:val="18"/>
                                    <w:szCs w:val="18"/>
                                  </w:rPr>
                                  <w:t xml:space="preserve"> </w:t>
                                </w:r>
                              </w:ins>
                              <w:r w:rsidRPr="00891B97">
                                <w:rPr>
                                  <w:rFonts w:ascii="Times New Roman" w:hAnsi="Times New Roman" w:cs="Times New Roman"/>
                                  <w:sz w:val="18"/>
                                  <w:szCs w:val="18"/>
                                </w:rPr>
                                <w:t>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8D890" id="Text Box 14" o:spid="_x0000_s1030" type="#_x0000_t202" style="position:absolute;left:0;text-align:left;margin-left:2.2pt;margin-top:-.65pt;width:454.55pt;height:260.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" filled="f" stroked="f" strokeweight=".5pt">
                  <v:textbox>
                    <w:txbxContent>
                      <w:p w14:paraId="683262DD" w14:textId="77777777" w:rsidR="00567E5D" w:rsidRDefault="00567E5D" w:rsidP="00567E5D">
                        <w:pPr>
                          <w:rPr>
                            <w:rFonts w:ascii="Times New Roman" w:hAnsi="Times New Roman" w:cs="Times New Roman"/>
                            <w:sz w:val="22"/>
                            <w:szCs w:val="22"/>
                          </w:rPr>
                        </w:pPr>
                        <w:r>
                          <w:rPr>
                            <w:noProof/>
                          </w:rPr>
                          <w:drawing>
                            <wp:inline distT="0" distB="0" distL="0" distR="0" wp14:anchorId="78927FA0" wp14:editId="27370DAB">
                              <wp:extent cx="2565400" cy="2620010"/>
                              <wp:effectExtent l="0" t="0" r="0" b="0"/>
                              <wp:docPr id="15" name="Chart 15">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rFonts w:ascii="Times New Roman" w:hAnsi="Times New Roman" w:cs="Times New Roman"/>
                            <w:sz w:val="22"/>
                            <w:szCs w:val="22"/>
                          </w:rPr>
                          <w:t xml:space="preserve">  </w:t>
                        </w:r>
                        <w:r>
                          <w:rPr>
                            <w:noProof/>
                          </w:rPr>
                          <w:drawing>
                            <wp:inline distT="0" distB="0" distL="0" distR="0" wp14:anchorId="06142C5F" wp14:editId="4EF6E46B">
                              <wp:extent cx="2921644" cy="2620010"/>
                              <wp:effectExtent l="0" t="0" r="0" b="0"/>
                              <wp:docPr id="16" name="Chart 16">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0079591" w14:textId="77777777" w:rsidR="00567E5D" w:rsidRPr="007C0AD7" w:rsidRDefault="00567E5D" w:rsidP="00567E5D">
                        <w:pPr>
                          <w:rPr>
                            <w:rFonts w:ascii="Times New Roman" w:hAnsi="Times New Roman" w:cs="Times New Roman"/>
                            <w:sz w:val="22"/>
                            <w:szCs w:val="22"/>
                          </w:rPr>
                        </w:pPr>
                      </w:p>
                      <w:p w14:paraId="6E01E158" w14:textId="77777777"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w:t>
                        </w:r>
                        <w:ins w:id="156" w:author="Ali Ikhsanul Qauli" w:date="2025-01-15T17:53:00Z">
                          <w:r w:rsidRPr="00921510">
                            <w:rPr>
                              <w:rFonts w:ascii="Times New Roman" w:hAnsi="Times New Roman" w:cs="Times New Roman"/>
                              <w:sz w:val="18"/>
                              <w:szCs w:val="18"/>
                            </w:rPr>
                            <w:t>CiPAORdv1.0</w:t>
                          </w:r>
                          <w:r>
                            <w:rPr>
                              <w:rFonts w:ascii="Times New Roman" w:hAnsi="Times New Roman" w:cs="Times New Roman"/>
                              <w:sz w:val="18"/>
                              <w:szCs w:val="18"/>
                            </w:rPr>
                            <w:t xml:space="preserve"> </w:t>
                          </w:r>
                        </w:ins>
                        <w:r w:rsidRPr="00891B97">
                          <w:rPr>
                            <w:rFonts w:ascii="Times New Roman" w:hAnsi="Times New Roman" w:cs="Times New Roman"/>
                            <w:sz w:val="18"/>
                            <w:szCs w:val="18"/>
                          </w:rPr>
                          <w:t>model, compared to CPU simulation in non-drug and under-drug situation.</w:t>
                        </w:r>
                      </w:p>
                    </w:txbxContent>
                  </v:textbox>
                  <w10:wrap type="square" anchorx="margin" anchory="margin"/>
                </v:shape>
              </w:pict>
            </mc:Fallback>
          </mc:AlternateContent>
        </w:r>
      </w:ins>
      <w:ins w:id="157" w:author="Iga Narendra Pramawijaya" w:date="2025-01-17T19:03:00Z">
        <w:r w:rsidRPr="00C2121C">
          <w:rPr>
            <w:rFonts w:ascii="Times New Roman" w:hAnsi="Times New Roman" w:cs="Times New Roman"/>
            <w:sz w:val="22"/>
            <w:szCs w:val="22"/>
          </w:rPr>
          <w:t xml:space="preserve">current amplitudes compared to the baseline. By combining these simulations with a multi-sample approach, thousands of scenarios, representing different concentrations and inter-individual variations, can be generated efficiently using GPU parallelisation. This protocol ensures that both physiological and </w:t>
        </w:r>
      </w:ins>
      <w:ins w:id="158" w:author="Iga Narendra Pramawijaya" w:date="2025-01-17T19:04:00Z">
        <w:r>
          <w:rPr>
            <w:rFonts w:ascii="Times New Roman" w:hAnsi="Times New Roman" w:cs="Times New Roman"/>
            <w:sz w:val="22"/>
            <w:szCs w:val="22"/>
          </w:rPr>
          <w:t>pharmacological</w:t>
        </w:r>
      </w:ins>
      <w:ins w:id="159" w:author="Iga Narendra Pramawijaya" w:date="2025-01-17T19:03:00Z">
        <w:r w:rsidRPr="00C2121C">
          <w:rPr>
            <w:rFonts w:ascii="Times New Roman" w:hAnsi="Times New Roman" w:cs="Times New Roman"/>
            <w:sz w:val="22"/>
            <w:szCs w:val="22"/>
          </w:rPr>
          <w:t xml:space="preserve"> behaviours are accurately simulated, offering valuable insights into drug-induced cardiotoxicity.</w:t>
        </w:r>
      </w:ins>
    </w:p>
    <w:p w14:paraId="40FB8742" w14:textId="753B37F9" w:rsidR="00567E5D" w:rsidRPr="00464851" w:rsidDel="00567E5D" w:rsidRDefault="00567E5D" w:rsidP="0049082F">
      <w:pPr>
        <w:ind w:firstLine="284"/>
        <w:jc w:val="both"/>
        <w:rPr>
          <w:del w:id="160" w:author="Iga Narendra Pramawijaya" w:date="2025-01-17T19:04:00Z"/>
          <w:rFonts w:ascii="Times New Roman" w:hAnsi="Times New Roman" w:cs="Times New Roman"/>
          <w:sz w:val="22"/>
          <w:szCs w:val="22"/>
        </w:rPr>
      </w:pPr>
    </w:p>
    <w:p w14:paraId="7F5D1678" w14:textId="47174EB6"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679F1DD9" w:rsidR="0038131E" w:rsidRDefault="00B47482" w:rsidP="00D12264">
      <w:pPr>
        <w:ind w:firstLine="284"/>
        <w:jc w:val="both"/>
        <w:rPr>
          <w:rFonts w:ascii="Times New Roman" w:hAnsi="Times New Roman" w:cs="Times New Roman"/>
          <w:sz w:val="22"/>
          <w:szCs w:val="22"/>
        </w:rPr>
      </w:pPr>
      <w:r w:rsidRPr="007E63B5">
        <w:rPr>
          <w:rFonts w:ascii="Times New Roman" w:hAnsi="Times New Roman" w:cs="Times New Roman"/>
          <w:sz w:val="22"/>
          <w:szCs w:val="22"/>
          <w:highlight w:val="cyan"/>
        </w:rPr>
        <w:t>(method to validate simulation result)</w: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 xml:space="preserve">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w:t>
      </w:r>
      <w:ins w:id="161" w:author="Ali Ikhsanul Qauli" w:date="2025-01-15T17:52:00Z">
        <w:r w:rsidR="00921510">
          <w:rPr>
            <w:rFonts w:ascii="Times New Roman" w:hAnsi="Times New Roman" w:cs="Times New Roman"/>
            <w:sz w:val="22"/>
            <w:szCs w:val="22"/>
          </w:rPr>
          <w:t>CiPAORdv1.0</w:t>
        </w:r>
      </w:ins>
      <w:r w:rsidR="0038131E" w:rsidRPr="0038131E">
        <w:rPr>
          <w:rFonts w:ascii="Times New Roman" w:hAnsi="Times New Roman" w:cs="Times New Roman"/>
          <w:sz w:val="22"/>
          <w:szCs w:val="22"/>
        </w:rPr>
        <w:t>, and ToR-ORd—the validation process involved calculating the mean absolute error (MAE) between the GPU and CPU results and evaluating key electrophysiological biomarkers, including action potential duration (APD) and calcium transient properties.</w:t>
      </w:r>
    </w:p>
    <w:p w14:paraId="4ABFF798" w14:textId="3EC21CA3" w:rsidR="00464851" w:rsidRDefault="00B47482" w:rsidP="00EF13F9">
      <w:pPr>
        <w:ind w:firstLine="284"/>
        <w:jc w:val="both"/>
        <w:rPr>
          <w:ins w:id="162" w:author="Iga Narendra Pramawijaya" w:date="2025-01-17T19:06:00Z"/>
          <w:rFonts w:ascii="Times New Roman" w:hAnsi="Times New Roman" w:cs="Times New Roman"/>
          <w:sz w:val="22"/>
          <w:szCs w:val="22"/>
        </w:rPr>
      </w:pPr>
      <w:r w:rsidRPr="007E63B5">
        <w:rPr>
          <w:rFonts w:ascii="Times New Roman" w:hAnsi="Times New Roman" w:cs="Times New Roman"/>
          <w:sz w:val="22"/>
          <w:szCs w:val="22"/>
          <w:highlight w:val="cyan"/>
        </w:rPr>
        <w:t>(validation for ORd 2011)</w: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For the ORd 2011 model, the GPU simulation showed an MAE of 0.078 mV</w:t>
      </w:r>
      <w:ins w:id="163" w:author="Ali Ikhsanul Qauli" w:date="2025-01-15T17:31:00Z">
        <w:r w:rsidR="00D658CE">
          <w:rPr>
            <w:rFonts w:ascii="Times New Roman" w:hAnsi="Times New Roman" w:cs="Times New Roman"/>
            <w:sz w:val="22"/>
            <w:szCs w:val="22"/>
          </w:rPr>
          <w:t xml:space="preserve"> (Table 1)</w:t>
        </w:r>
      </w:ins>
      <w:r w:rsidR="0038131E" w:rsidRPr="0038131E">
        <w:rPr>
          <w:rFonts w:ascii="Times New Roman" w:hAnsi="Times New Roman" w:cs="Times New Roman"/>
          <w:sz w:val="22"/>
          <w:szCs w:val="22"/>
        </w:rPr>
        <w:t xml:space="preserve">,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w:t>
      </w:r>
      <w:r w:rsidR="0038131E" w:rsidRPr="0038131E">
        <w:rPr>
          <w:rFonts w:ascii="Times New Roman" w:hAnsi="Times New Roman" w:cs="Times New Roman"/>
          <w:sz w:val="22"/>
          <w:szCs w:val="22"/>
        </w:rPr>
        <w:lastRenderedPageBreak/>
        <w:t>cardiac cells, including both control and drug-induced conditions, providing confidence in the simulation's robustness.</w:t>
      </w:r>
      <w:r w:rsidR="00A76F1C">
        <w:rPr>
          <w:rFonts w:ascii="Times New Roman" w:hAnsi="Times New Roman" w:cs="Times New Roman"/>
          <w:sz w:val="22"/>
          <w:szCs w:val="22"/>
        </w:rPr>
        <w:t xml:space="preserve"> Action potential result from both drug-free and under-drug simulation is visible in </w:t>
      </w:r>
      <w:commentRangeStart w:id="164"/>
      <w:r w:rsidR="00A76F1C">
        <w:rPr>
          <w:rFonts w:ascii="Times New Roman" w:hAnsi="Times New Roman" w:cs="Times New Roman"/>
          <w:sz w:val="22"/>
          <w:szCs w:val="22"/>
        </w:rPr>
        <w:t>Figure 2</w:t>
      </w:r>
      <w:commentRangeEnd w:id="164"/>
      <w:r w:rsidR="001E46D8">
        <w:rPr>
          <w:rStyle w:val="CommentReference"/>
        </w:rPr>
        <w:commentReference w:id="164"/>
      </w:r>
      <w:r w:rsidR="00A76F1C">
        <w:rPr>
          <w:rFonts w:ascii="Times New Roman" w:hAnsi="Times New Roman" w:cs="Times New Roman"/>
          <w:sz w:val="22"/>
          <w:szCs w:val="22"/>
        </w:rPr>
        <w:t xml:space="preserve">. </w:t>
      </w:r>
    </w:p>
    <w:p w14:paraId="37D179A6" w14:textId="3A153C04" w:rsidR="00567E5D" w:rsidRDefault="00567E5D" w:rsidP="00EF13F9">
      <w:pPr>
        <w:ind w:firstLine="284"/>
        <w:jc w:val="both"/>
        <w:rPr>
          <w:rFonts w:ascii="Times New Roman" w:hAnsi="Times New Roman" w:cs="Times New Roman"/>
          <w:sz w:val="22"/>
          <w:szCs w:val="22"/>
        </w:rPr>
      </w:pPr>
    </w:p>
    <w:p w14:paraId="0CEBF40A" w14:textId="1F1FD9D9" w:rsidR="00122D85" w:rsidDel="00567E5D" w:rsidRDefault="00B47482" w:rsidP="00567E5D">
      <w:pPr>
        <w:ind w:firstLine="284"/>
        <w:jc w:val="both"/>
        <w:rPr>
          <w:del w:id="165" w:author="Iga Narendra Pramawijaya" w:date="2025-01-17T19:04:00Z"/>
          <w:rFonts w:ascii="Times New Roman" w:hAnsi="Times New Roman" w:cs="Times New Roman"/>
          <w:sz w:val="22"/>
          <w:szCs w:val="22"/>
        </w:rPr>
      </w:pPr>
      <w:r w:rsidRPr="007E63B5">
        <w:rPr>
          <w:rFonts w:ascii="Times New Roman" w:hAnsi="Times New Roman" w:cs="Times New Roman"/>
          <w:sz w:val="22"/>
          <w:szCs w:val="22"/>
          <w:highlight w:val="cyan"/>
        </w:rPr>
        <w:t xml:space="preserve">(validation for </w:t>
      </w:r>
      <w:ins w:id="166" w:author="Ali Ikhsanul Qauli" w:date="2025-01-15T17:52:00Z">
        <w:r w:rsidR="00921510">
          <w:rPr>
            <w:rFonts w:ascii="Times New Roman" w:hAnsi="Times New Roman" w:cs="Times New Roman"/>
            <w:sz w:val="22"/>
            <w:szCs w:val="22"/>
          </w:rPr>
          <w:t>CiPAORdv1.0</w:t>
        </w:r>
      </w:ins>
      <w:r w:rsidRPr="007E63B5">
        <w:rPr>
          <w:rFonts w:ascii="Times New Roman" w:hAnsi="Times New Roman" w:cs="Times New Roman"/>
          <w:sz w:val="22"/>
          <w:szCs w:val="22"/>
          <w:highlight w:val="cyan"/>
        </w:rPr>
        <w:t>)</w: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 xml:space="preserve">The </w:t>
      </w:r>
      <w:ins w:id="167" w:author="Ali Ikhsanul Qauli" w:date="2025-01-15T17:52:00Z">
        <w:r w:rsidR="00921510">
          <w:rPr>
            <w:rFonts w:ascii="Times New Roman" w:hAnsi="Times New Roman" w:cs="Times New Roman"/>
            <w:sz w:val="22"/>
            <w:szCs w:val="22"/>
          </w:rPr>
          <w:t>CiPAORdv1.0</w:t>
        </w:r>
      </w:ins>
      <w:r w:rsidR="0038131E" w:rsidRPr="0038131E">
        <w:rPr>
          <w:rFonts w:ascii="Times New Roman" w:hAnsi="Times New Roman" w:cs="Times New Roman"/>
          <w:sz w:val="22"/>
          <w:szCs w:val="22"/>
        </w:rPr>
        <w:t xml:space="preserve"> model achieved an exceptionally low MAE of 0.004 mV</w:t>
      </w:r>
      <w:ins w:id="168" w:author="Ali Ikhsanul Qauli" w:date="2025-01-15T17:31:00Z">
        <w:r w:rsidR="00D658CE">
          <w:rPr>
            <w:rFonts w:ascii="Times New Roman" w:hAnsi="Times New Roman" w:cs="Times New Roman"/>
            <w:sz w:val="22"/>
            <w:szCs w:val="22"/>
          </w:rPr>
          <w:t xml:space="preserve"> (Table 1)</w:t>
        </w:r>
      </w:ins>
      <w:r w:rsidR="0038131E" w:rsidRPr="0038131E">
        <w:rPr>
          <w:rFonts w:ascii="Times New Roman" w:hAnsi="Times New Roman" w:cs="Times New Roman"/>
          <w:sz w:val="22"/>
          <w:szCs w:val="22"/>
        </w:rPr>
        <w:t>, reflecting near-perfect agreement with the CPU results. This model employed a forward Euler method for solving ODEs, which, while computationally more intensive than Rush-Larsen, delivered precise results. Validation under both no-drug and drug-induced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3 shows action potential result from </w:t>
      </w:r>
      <w:ins w:id="169" w:author="Ali Ikhsanul Qauli" w:date="2025-01-15T17:53:00Z">
        <w:r w:rsidR="00921510">
          <w:rPr>
            <w:rFonts w:ascii="Times New Roman" w:hAnsi="Times New Roman" w:cs="Times New Roman"/>
            <w:sz w:val="22"/>
            <w:szCs w:val="22"/>
          </w:rPr>
          <w:t>CiPAORdv1.0</w:t>
        </w:r>
      </w:ins>
      <w:r w:rsidR="00D1193A">
        <w:rPr>
          <w:rFonts w:ascii="Times New Roman" w:hAnsi="Times New Roman" w:cs="Times New Roman"/>
          <w:sz w:val="22"/>
          <w:szCs w:val="22"/>
        </w:rPr>
        <w:t xml:space="preserve"> model, both with and without drug simulation.</w:t>
      </w:r>
    </w:p>
    <w:p w14:paraId="23F51A33" w14:textId="77777777" w:rsidR="00567E5D" w:rsidRDefault="00567E5D" w:rsidP="00D1193A">
      <w:pPr>
        <w:ind w:firstLine="284"/>
        <w:jc w:val="both"/>
        <w:rPr>
          <w:ins w:id="170" w:author="Iga Narendra Pramawijaya" w:date="2025-01-17T19:04:00Z"/>
          <w:rFonts w:ascii="Times New Roman" w:hAnsi="Times New Roman" w:cs="Times New Roman"/>
          <w:sz w:val="22"/>
          <w:szCs w:val="22"/>
        </w:rPr>
      </w:pPr>
    </w:p>
    <w:p w14:paraId="218DF57A" w14:textId="2E082DB4" w:rsidR="00B96743" w:rsidRDefault="008907EF" w:rsidP="00567E5D">
      <w:pPr>
        <w:ind w:firstLine="284"/>
        <w:jc w:val="both"/>
        <w:rPr>
          <w:rFonts w:ascii="Times New Roman" w:hAnsi="Times New Roman" w:cs="Times New Roman"/>
          <w:sz w:val="22"/>
          <w:szCs w:val="22"/>
        </w:rPr>
      </w:pPr>
      <w:del w:id="171" w:author="Iga Narendra Pramawijaya" w:date="2025-01-17T19:05:00Z">
        <w:r w:rsidDel="00567E5D">
          <w:rPr>
            <w:rFonts w:ascii="Times New Roman" w:hAnsi="Times New Roman" w:cs="Times New Roman"/>
            <w:noProof/>
            <w:sz w:val="22"/>
            <w:szCs w:val="22"/>
          </w:rPr>
          <mc:AlternateContent>
            <mc:Choice Requires="wps">
              <w:drawing>
                <wp:anchor distT="0" distB="0" distL="114300" distR="114300" simplePos="0" relativeHeight="251678720" behindDoc="0" locked="0" layoutInCell="1" allowOverlap="1" wp14:anchorId="5539FD75" wp14:editId="4402F01E">
                  <wp:simplePos x="0" y="0"/>
                  <wp:positionH relativeFrom="margin">
                    <wp:align>left</wp:align>
                  </wp:positionH>
                  <wp:positionV relativeFrom="margin">
                    <wp:align>top</wp:align>
                  </wp:positionV>
                  <wp:extent cx="5772785" cy="331025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72785" cy="3310359"/>
                          </a:xfrm>
                          <a:prstGeom prst="rect">
                            <a:avLst/>
                          </a:prstGeom>
                          <a:noFill/>
                          <a:ln w="6350">
                            <a:noFill/>
                          </a:ln>
                        </wps:spPr>
                        <wps:txb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37" name="Chart 37">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8" name="Chart 38">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06351ED1"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w:t>
                              </w:r>
                              <w:ins w:id="172" w:author="Ali Ikhsanul Qauli" w:date="2025-01-15T17:53:00Z">
                                <w:r w:rsidR="00921510" w:rsidRPr="00921510">
                                  <w:rPr>
                                    <w:rFonts w:ascii="Times New Roman" w:hAnsi="Times New Roman" w:cs="Times New Roman"/>
                                    <w:sz w:val="18"/>
                                    <w:szCs w:val="18"/>
                                  </w:rPr>
                                  <w:t>CiPAORdv1.0</w:t>
                                </w:r>
                                <w:r w:rsidR="00921510">
                                  <w:rPr>
                                    <w:rFonts w:ascii="Times New Roman" w:hAnsi="Times New Roman" w:cs="Times New Roman"/>
                                    <w:sz w:val="18"/>
                                    <w:szCs w:val="18"/>
                                  </w:rPr>
                                  <w:t xml:space="preserve"> </w:t>
                                </w:r>
                              </w:ins>
                              <w:r w:rsidRPr="00891B97">
                                <w:rPr>
                                  <w:rFonts w:ascii="Times New Roman" w:hAnsi="Times New Roman" w:cs="Times New Roman"/>
                                  <w:sz w:val="18"/>
                                  <w:szCs w:val="18"/>
                                </w:rPr>
                                <w:t>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9FD75" id="Text Box 18" o:spid="_x0000_s1031" type="#_x0000_t202" style="position:absolute;left:0;text-align:left;margin-left:0;margin-top:0;width:454.55pt;height:260.65pt;z-index:25167872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" filled="f" stroked="f" strokeweight=".5pt">
                  <v:textbo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37" name="Chart 37">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8" name="Chart 38">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06351ED1"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w:t>
                        </w:r>
                        <w:ins w:id="173" w:author="Ali Ikhsanul Qauli" w:date="2025-01-15T17:53:00Z">
                          <w:r w:rsidR="00921510" w:rsidRPr="00921510">
                            <w:rPr>
                              <w:rFonts w:ascii="Times New Roman" w:hAnsi="Times New Roman" w:cs="Times New Roman"/>
                              <w:sz w:val="18"/>
                              <w:szCs w:val="18"/>
                            </w:rPr>
                            <w:t>CiPAORdv1.0</w:t>
                          </w:r>
                          <w:r w:rsidR="00921510">
                            <w:rPr>
                              <w:rFonts w:ascii="Times New Roman" w:hAnsi="Times New Roman" w:cs="Times New Roman"/>
                              <w:sz w:val="18"/>
                              <w:szCs w:val="18"/>
                            </w:rPr>
                            <w:t xml:space="preserve"> </w:t>
                          </w:r>
                        </w:ins>
                        <w:r w:rsidRPr="00891B97">
                          <w:rPr>
                            <w:rFonts w:ascii="Times New Roman" w:hAnsi="Times New Roman" w:cs="Times New Roman"/>
                            <w:sz w:val="18"/>
                            <w:szCs w:val="18"/>
                          </w:rPr>
                          <w:t>model, compared to CPU simulation in non-drug and under-drug situation.</w:t>
                        </w:r>
                      </w:p>
                    </w:txbxContent>
                  </v:textbox>
                  <w10:wrap type="square" anchorx="margin" anchory="margin"/>
                </v:shape>
              </w:pict>
            </mc:Fallback>
          </mc:AlternateContent>
        </w:r>
      </w:del>
      <w:r w:rsidR="00B47482">
        <w:rPr>
          <w:rFonts w:ascii="Times New Roman" w:hAnsi="Times New Roman" w:cs="Times New Roman"/>
          <w:sz w:val="22"/>
          <w:szCs w:val="22"/>
        </w:rPr>
        <w:t>(</w:t>
      </w:r>
      <w:r w:rsidR="00B47482" w:rsidRPr="00455E86">
        <w:rPr>
          <w:rFonts w:ascii="Times New Roman" w:hAnsi="Times New Roman" w:cs="Times New Roman"/>
          <w:sz w:val="22"/>
          <w:szCs w:val="22"/>
          <w:highlight w:val="cyan"/>
        </w:rPr>
        <w:t>validation for ToR-ORd</w:t>
      </w:r>
      <w:r w:rsidR="00B47482">
        <w:rPr>
          <w:rFonts w:ascii="Times New Roman" w:hAnsi="Times New Roman" w:cs="Times New Roman"/>
          <w:sz w:val="22"/>
          <w:szCs w:val="22"/>
        </w:rPr>
        <w:t>)</w:t>
      </w:r>
      <w:del w:id="174" w:author="Iga Narendra Pramawijaya" w:date="2025-01-17T19:08:00Z">
        <w:r w:rsidR="00897C3D" w:rsidDel="00567E5D">
          <w:rPr>
            <w:rFonts w:ascii="Times New Roman" w:hAnsi="Times New Roman" w:cs="Times New Roman"/>
            <w:noProof/>
            <w:sz w:val="22"/>
            <w:szCs w:val="22"/>
          </w:rPr>
          <mc:AlternateContent>
            <mc:Choice Requires="wps">
              <w:drawing>
                <wp:anchor distT="0" distB="0" distL="114300" distR="114300" simplePos="0" relativeHeight="251682816" behindDoc="0" locked="0" layoutInCell="1" allowOverlap="1" wp14:anchorId="55BF1556" wp14:editId="12F3F4A1">
                  <wp:simplePos x="0" y="0"/>
                  <wp:positionH relativeFrom="margin">
                    <wp:align>center</wp:align>
                  </wp:positionH>
                  <wp:positionV relativeFrom="margin">
                    <wp:align>top</wp:align>
                  </wp:positionV>
                  <wp:extent cx="5733415" cy="346900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3415" cy="3469005"/>
                          </a:xfrm>
                          <a:prstGeom prst="rect">
                            <a:avLst/>
                          </a:prstGeom>
                          <a:noFill/>
                          <a:ln w="6350">
                            <a:noFill/>
                          </a:ln>
                        </wps:spPr>
                        <wps:txb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47A3B476">
                                    <wp:extent cx="2565400" cy="2686050"/>
                                    <wp:effectExtent l="0" t="0" r="0" b="0"/>
                                    <wp:docPr id="39" name="Chart 39">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6D680B">
                                <w:rPr>
                                  <w:noProof/>
                                  <w:lang w:val="en-US"/>
                                </w:rPr>
                                <w:drawing>
                                  <wp:inline distT="0" distB="0" distL="0" distR="0" wp14:anchorId="48F7399B" wp14:editId="0E403A18">
                                    <wp:extent cx="2917098" cy="2724150"/>
                                    <wp:effectExtent l="0" t="0" r="4445" b="0"/>
                                    <wp:docPr id="40" name="Chart 40">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ToR-ORd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F1556" id="Text Box 20" o:spid="_x0000_s1032" type="#_x0000_t202" style="position:absolute;left:0;text-align:left;margin-left:0;margin-top:0;width:451.45pt;height:273.15pt;z-index:25168281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" filled="f" stroked="f" strokeweight=".5pt">
                  <v:textbo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47A3B476">
                              <wp:extent cx="2565400" cy="2686050"/>
                              <wp:effectExtent l="0" t="0" r="0" b="0"/>
                              <wp:docPr id="39" name="Chart 39">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6D680B">
                          <w:rPr>
                            <w:noProof/>
                            <w:lang w:val="en-US"/>
                          </w:rPr>
                          <w:drawing>
                            <wp:inline distT="0" distB="0" distL="0" distR="0" wp14:anchorId="48F7399B" wp14:editId="0E403A18">
                              <wp:extent cx="2917098" cy="2724150"/>
                              <wp:effectExtent l="0" t="0" r="4445" b="0"/>
                              <wp:docPr id="40" name="Chart 40">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ToR-ORd model, compared to CPU simulation in non-drug and under-drug situation.</w:t>
                        </w:r>
                      </w:p>
                    </w:txbxContent>
                  </v:textbox>
                  <w10:wrap type="square" anchorx="margin" anchory="margin"/>
                </v:shape>
              </w:pict>
            </mc:Fallback>
          </mc:AlternateContent>
        </w:r>
      </w:del>
      <w:r w:rsidR="00B47482">
        <w:rPr>
          <w:rFonts w:ascii="Times New Roman" w:hAnsi="Times New Roman" w:cs="Times New Roman"/>
          <w:sz w:val="22"/>
          <w:szCs w:val="22"/>
        </w:rPr>
        <w:t xml:space="preserve"> </w:t>
      </w:r>
      <w:r w:rsidR="0038131E" w:rsidRPr="0038131E">
        <w:rPr>
          <w:rFonts w:ascii="Times New Roman" w:hAnsi="Times New Roman" w:cs="Times New Roman"/>
          <w:sz w:val="22"/>
          <w:szCs w:val="22"/>
        </w:rPr>
        <w:t>In the ToR-ORd model, the GPU simulation yielded an MAE of 0.023 mV</w:t>
      </w:r>
      <w:ins w:id="175" w:author="Ali Ikhsanul Qauli" w:date="2025-01-15T17:31:00Z">
        <w:r w:rsidR="00D658CE">
          <w:rPr>
            <w:rFonts w:ascii="Times New Roman" w:hAnsi="Times New Roman" w:cs="Times New Roman"/>
            <w:sz w:val="22"/>
            <w:szCs w:val="22"/>
          </w:rPr>
          <w:t xml:space="preserve"> (Table 1)</w:t>
        </w:r>
      </w:ins>
      <w:r w:rsidR="0038131E" w:rsidRPr="0038131E">
        <w:rPr>
          <w:rFonts w:ascii="Times New Roman" w:hAnsi="Times New Roman" w:cs="Times New Roman"/>
          <w:sz w:val="22"/>
          <w:szCs w:val="22"/>
        </w:rPr>
        <w:t>, indicating strong alignment with the CPU reference. Despite the model's higher complexity and computational demands, the GPU efficiently handled both control and drug-induced scenarios. The simulation accurately replicated the cardiac cells' electrophysiological responses to bepridil at varying concentrations, further confirming the GPU's suitability for large-scale, high-fidelity simulations.</w:t>
      </w:r>
      <w:r w:rsidR="00D1193A">
        <w:rPr>
          <w:rFonts w:ascii="Times New Roman" w:hAnsi="Times New Roman" w:cs="Times New Roman"/>
          <w:sz w:val="22"/>
          <w:szCs w:val="22"/>
        </w:rPr>
        <w:t xml:space="preserve"> ToR-ORd simulation result is shown in Figure 4. This figure shows action potential curve from drug-free, and drug-induced simulation.</w:t>
      </w:r>
    </w:p>
    <w:p w14:paraId="2D7A2F6D" w14:textId="4C7575AA" w:rsidR="002177CB" w:rsidRDefault="00B47482" w:rsidP="002177CB">
      <w:pPr>
        <w:ind w:firstLine="284"/>
        <w:jc w:val="both"/>
        <w:rPr>
          <w:rFonts w:ascii="Times New Roman" w:hAnsi="Times New Roman" w:cs="Times New Roman"/>
          <w:sz w:val="22"/>
          <w:szCs w:val="22"/>
        </w:rPr>
      </w:pPr>
      <w:r w:rsidRPr="00455E86">
        <w:rPr>
          <w:rFonts w:ascii="Times New Roman" w:hAnsi="Times New Roman" w:cs="Times New Roman"/>
          <w:sz w:val="22"/>
          <w:szCs w:val="22"/>
          <w:highlight w:val="cyan"/>
        </w:rPr>
        <w:t>(Validation Process Conclusion)</w: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methods. These findings support the broader application of GPU-based simulations in cardiac electrophysiology and drug discovery research.</w:t>
      </w:r>
    </w:p>
    <w:p w14:paraId="6AE26BBD" w14:textId="62EDA941" w:rsidR="002177CB" w:rsidRPr="002177CB" w:rsidRDefault="00567E5D" w:rsidP="00455E86">
      <w:pPr>
        <w:rPr>
          <w:rFonts w:ascii="Times New Roman" w:hAnsi="Times New Roman" w:cs="Times New Roman"/>
          <w:sz w:val="22"/>
          <w:szCs w:val="22"/>
        </w:rPr>
        <w:pPrChange w:id="176" w:author="Iga Narendra Pramawijaya" w:date="2025-01-17T18:37:00Z">
          <w:pPr>
            <w:ind w:firstLine="284"/>
            <w:jc w:val="both"/>
          </w:pPr>
        </w:pPrChange>
      </w:pPr>
      <w:ins w:id="177" w:author="Iga Narendra Pramawijaya" w:date="2025-01-17T19:09:00Z">
        <w:r>
          <w:rPr>
            <w:rFonts w:ascii="Times New Roman" w:hAnsi="Times New Roman" w:cs="Times New Roman"/>
            <w:noProof/>
            <w:sz w:val="22"/>
            <w:szCs w:val="22"/>
          </w:rPr>
          <mc:AlternateContent>
            <mc:Choice Requires="wps">
              <w:drawing>
                <wp:anchor distT="0" distB="0" distL="114300" distR="114300" simplePos="0" relativeHeight="251697152" behindDoc="0" locked="0" layoutInCell="1" allowOverlap="1" wp14:anchorId="52831FAB" wp14:editId="79F2DD7F">
                  <wp:simplePos x="0" y="0"/>
                  <wp:positionH relativeFrom="margin">
                    <wp:align>center</wp:align>
                  </wp:positionH>
                  <wp:positionV relativeFrom="margin">
                    <wp:align>top</wp:align>
                  </wp:positionV>
                  <wp:extent cx="5733415" cy="346900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33415" cy="3469005"/>
                          </a:xfrm>
                          <a:prstGeom prst="rect">
                            <a:avLst/>
                          </a:prstGeom>
                          <a:noFill/>
                          <a:ln w="6350">
                            <a:noFill/>
                          </a:ln>
                        </wps:spPr>
                        <wps:txbx>
                          <w:txbxContent>
                            <w:p w14:paraId="2360E2A1" w14:textId="77777777" w:rsidR="00567E5D" w:rsidRDefault="00567E5D" w:rsidP="00567E5D">
                              <w:pPr>
                                <w:rPr>
                                  <w:rFonts w:ascii="Times New Roman" w:hAnsi="Times New Roman" w:cs="Times New Roman"/>
                                  <w:sz w:val="22"/>
                                  <w:szCs w:val="22"/>
                                </w:rPr>
                              </w:pPr>
                              <w:r>
                                <w:rPr>
                                  <w:noProof/>
                                </w:rPr>
                                <w:drawing>
                                  <wp:inline distT="0" distB="0" distL="0" distR="0" wp14:anchorId="6FCC8EF4" wp14:editId="15950FC5">
                                    <wp:extent cx="2565400" cy="2686050"/>
                                    <wp:effectExtent l="0" t="0" r="0" b="0"/>
                                    <wp:docPr id="42" name="Chart 42">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6D680B">
                                <w:rPr>
                                  <w:noProof/>
                                  <w:lang w:val="en-US"/>
                                </w:rPr>
                                <w:drawing>
                                  <wp:inline distT="0" distB="0" distL="0" distR="0" wp14:anchorId="128AA60D" wp14:editId="6C10FE03">
                                    <wp:extent cx="2917098" cy="2724150"/>
                                    <wp:effectExtent l="0" t="0" r="4445" b="0"/>
                                    <wp:docPr id="43" name="Chart 43">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6E301BE" w14:textId="77777777" w:rsidR="00567E5D" w:rsidRPr="007C0AD7" w:rsidRDefault="00567E5D" w:rsidP="00567E5D">
                              <w:pPr>
                                <w:rPr>
                                  <w:rFonts w:ascii="Times New Roman" w:hAnsi="Times New Roman" w:cs="Times New Roman"/>
                                  <w:sz w:val="22"/>
                                  <w:szCs w:val="22"/>
                                </w:rPr>
                              </w:pPr>
                            </w:p>
                            <w:p w14:paraId="5DC6CC42" w14:textId="77777777"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ToR-ORd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31FAB" id="Text Box 41" o:spid="_x0000_s1033" type="#_x0000_t202" style="position:absolute;margin-left:0;margin-top:0;width:451.45pt;height:273.15pt;z-index:25169715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" filled="f" stroked="f" strokeweight=".5pt">
                  <v:textbox>
                    <w:txbxContent>
                      <w:p w14:paraId="2360E2A1" w14:textId="77777777" w:rsidR="00567E5D" w:rsidRDefault="00567E5D" w:rsidP="00567E5D">
                        <w:pPr>
                          <w:rPr>
                            <w:rFonts w:ascii="Times New Roman" w:hAnsi="Times New Roman" w:cs="Times New Roman"/>
                            <w:sz w:val="22"/>
                            <w:szCs w:val="22"/>
                          </w:rPr>
                        </w:pPr>
                        <w:r>
                          <w:rPr>
                            <w:noProof/>
                          </w:rPr>
                          <w:drawing>
                            <wp:inline distT="0" distB="0" distL="0" distR="0" wp14:anchorId="6FCC8EF4" wp14:editId="15950FC5">
                              <wp:extent cx="2565400" cy="2686050"/>
                              <wp:effectExtent l="0" t="0" r="0" b="0"/>
                              <wp:docPr id="42" name="Chart 42">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6D680B">
                          <w:rPr>
                            <w:noProof/>
                            <w:lang w:val="en-US"/>
                          </w:rPr>
                          <w:drawing>
                            <wp:inline distT="0" distB="0" distL="0" distR="0" wp14:anchorId="128AA60D" wp14:editId="6C10FE03">
                              <wp:extent cx="2917098" cy="2724150"/>
                              <wp:effectExtent l="0" t="0" r="4445" b="0"/>
                              <wp:docPr id="43" name="Chart 43">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6E301BE" w14:textId="77777777" w:rsidR="00567E5D" w:rsidRPr="007C0AD7" w:rsidRDefault="00567E5D" w:rsidP="00567E5D">
                        <w:pPr>
                          <w:rPr>
                            <w:rFonts w:ascii="Times New Roman" w:hAnsi="Times New Roman" w:cs="Times New Roman"/>
                            <w:sz w:val="22"/>
                            <w:szCs w:val="22"/>
                          </w:rPr>
                        </w:pPr>
                      </w:p>
                      <w:p w14:paraId="5DC6CC42" w14:textId="77777777"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ToR-ORd model, compared to CPU simulation in non-drug and under-drug situation.</w:t>
                        </w:r>
                      </w:p>
                    </w:txbxContent>
                  </v:textbox>
                  <w10:wrap type="square" anchorx="margin" anchory="margin"/>
                </v:shape>
              </w:pict>
            </mc:Fallback>
          </mc:AlternateContent>
        </w:r>
      </w:ins>
    </w:p>
    <w:p w14:paraId="77B446D6" w14:textId="77777777"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7278C711"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tab/>
      </w:r>
      <w:r w:rsidR="00B47482">
        <w:rPr>
          <w:rFonts w:ascii="Times New Roman" w:hAnsi="Times New Roman" w:cs="Times New Roman"/>
          <w:b/>
          <w:bCs/>
          <w:sz w:val="22"/>
          <w:szCs w:val="22"/>
        </w:rPr>
        <w:t>(</w:t>
      </w:r>
      <w:r w:rsidR="00565632">
        <w:rPr>
          <w:rFonts w:ascii="Times New Roman" w:hAnsi="Times New Roman" w:cs="Times New Roman"/>
          <w:b/>
          <w:bCs/>
          <w:sz w:val="22"/>
          <w:szCs w:val="22"/>
        </w:rPr>
        <w:t>Computational time comparison method</w:t>
      </w:r>
      <w:r w:rsidR="00B47482">
        <w:rPr>
          <w:rFonts w:ascii="Times New Roman" w:hAnsi="Times New Roman" w:cs="Times New Roman"/>
          <w:b/>
          <w:bCs/>
          <w:sz w:val="22"/>
          <w:szCs w:val="22"/>
        </w:rPr>
        <w:t xml:space="preserve">) </w:t>
      </w:r>
      <w:r w:rsidRPr="00986009">
        <w:rPr>
          <w:rFonts w:ascii="Times New Roman" w:hAnsi="Times New Roman" w:cs="Times New Roman"/>
          <w:sz w:val="22"/>
          <w:szCs w:val="22"/>
        </w:rPr>
        <w:t xml:space="preserve">The computational time performance of GPU-based simulations was compared against both single-core and multi-core CPU implementations for the three cardiac cell models: ORd 2011, </w:t>
      </w:r>
      <w:ins w:id="178" w:author="Ali Ikhsanul Qauli" w:date="2025-01-15T17:53:00Z">
        <w:r w:rsidR="00921510">
          <w:rPr>
            <w:rFonts w:ascii="Times New Roman" w:hAnsi="Times New Roman" w:cs="Times New Roman"/>
            <w:sz w:val="22"/>
            <w:szCs w:val="22"/>
          </w:rPr>
          <w:t>CiPAORdv1.0</w:t>
        </w:r>
      </w:ins>
      <w:r w:rsidRPr="00986009">
        <w:rPr>
          <w:rFonts w:ascii="Times New Roman" w:hAnsi="Times New Roman" w:cs="Times New Roman"/>
          <w:sz w:val="22"/>
          <w:szCs w:val="22"/>
        </w:rPr>
        <w:t>, and ToR-ORd. This comparison highlights the efficiency gains achieved through CUDA-based parallel processing on GPUs.</w:t>
      </w:r>
    </w:p>
    <w:p w14:paraId="015DE6F4" w14:textId="32B96869"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(Computational time advantage for ORd 2011)</w:t>
      </w:r>
      <w:del w:id="179" w:author="Iga Narendra Pramawijaya" w:date="2025-01-17T19:08:00Z">
        <w:r w:rsidR="00897C3D" w:rsidRPr="009424EB" w:rsidDel="00567E5D">
          <w:rPr>
            <w:rFonts w:ascii="Times New Roman" w:hAnsi="Times New Roman" w:cs="Times New Roman"/>
            <w:noProof/>
            <w:sz w:val="22"/>
            <w:szCs w:val="22"/>
          </w:rPr>
          <mc:AlternateContent>
            <mc:Choice Requires="wps">
              <w:drawing>
                <wp:anchor distT="45720" distB="45720" distL="114300" distR="114300" simplePos="0" relativeHeight="251684864" behindDoc="0" locked="0" layoutInCell="1" allowOverlap="1" wp14:anchorId="17A2DC77" wp14:editId="228F802B">
                  <wp:simplePos x="0" y="0"/>
                  <wp:positionH relativeFrom="margin">
                    <wp:posOffset>-296545</wp:posOffset>
                  </wp:positionH>
                  <wp:positionV relativeFrom="margin">
                    <wp:posOffset>0</wp:posOffset>
                  </wp:positionV>
                  <wp:extent cx="6324600" cy="16719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671955"/>
                          </a:xfrm>
                          <a:prstGeom prst="rect">
                            <a:avLst/>
                          </a:prstGeom>
                          <a:noFill/>
                          <a:ln w="9525">
                            <a:noFill/>
                            <a:miter lim="800000"/>
                            <a:headEnd/>
                            <a:tailEnd/>
                          </a:ln>
                        </wps:spPr>
                        <wps:txb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021C891A" w:rsidR="00897C3D" w:rsidRPr="00FF0A28" w:rsidRDefault="00897C3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w:t>
                                    </w:r>
                                    <w:ins w:id="180" w:author="Ali Ikhsanul Qauli" w:date="2025-01-15T17:48:00Z">
                                      <w:r w:rsidR="00C43F6A">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600</w:t>
                                    </w:r>
                                  </w:p>
                                </w:tc>
                                <w:tc>
                                  <w:tcPr>
                                    <w:tcW w:w="1788" w:type="dxa"/>
                                  </w:tcPr>
                                  <w:p w14:paraId="29D98B97" w14:textId="77777777" w:rsidR="00897C3D" w:rsidRPr="00FF0A28" w:rsidRDefault="00897C3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37B32B69" w:rsidR="00897C3D" w:rsidRPr="00FF0A28" w:rsidRDefault="00921510" w:rsidP="00FF0A28">
                                    <w:pPr>
                                      <w:rPr>
                                        <w:rFonts w:ascii="Calibri" w:hAnsi="Calibri" w:cs="Calibri"/>
                                        <w:sz w:val="18"/>
                                        <w:szCs w:val="18"/>
                                      </w:rPr>
                                    </w:pPr>
                                    <w:ins w:id="181" w:author="Ali Ikhsanul Qauli" w:date="2025-01-15T17:53:00Z">
                                      <w:r w:rsidRPr="00921510">
                                        <w:rPr>
                                          <w:rFonts w:ascii="Calibri" w:hAnsi="Calibri" w:cs="Calibri"/>
                                          <w:sz w:val="18"/>
                                          <w:szCs w:val="18"/>
                                        </w:rPr>
                                        <w:t>CiPAORdv1.0</w:t>
                                      </w:r>
                                    </w:ins>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1BC46B69" w:rsidR="00897C3D" w:rsidRPr="00FF0A28" w:rsidRDefault="00897C3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312</w:t>
                                    </w:r>
                                    <w:ins w:id="182" w:author="Ali Ikhsanul Qauli" w:date="2025-01-15T17:48:00Z">
                                      <w:r w:rsidR="00C43F6A">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000</w:t>
                                    </w:r>
                                  </w:p>
                                </w:tc>
                                <w:tc>
                                  <w:tcPr>
                                    <w:tcW w:w="1788" w:type="dxa"/>
                                  </w:tcPr>
                                  <w:p w14:paraId="2510BA73" w14:textId="54F0127E" w:rsidR="00897C3D" w:rsidRPr="00FF0A28" w:rsidRDefault="00897C3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40</w:t>
                                    </w:r>
                                    <w:ins w:id="183" w:author="Ali Ikhsanul Qauli" w:date="2025-01-15T17:48:00Z">
                                      <w:r w:rsidR="00C43F6A">
                                        <w:rPr>
                                          <w:rFonts w:ascii="Calibri" w:eastAsia="Times New Roman" w:hAnsi="Calibri" w:cs="Calibri"/>
                                          <w:b/>
                                          <w:bCs/>
                                          <w:color w:val="000000"/>
                                          <w:sz w:val="20"/>
                                          <w:szCs w:val="20"/>
                                          <w:lang w:eastAsia="en-ID"/>
                                        </w:rPr>
                                        <w:t>,</w:t>
                                      </w:r>
                                    </w:ins>
                                    <w:r w:rsidRPr="00FF0A28">
                                      <w:rPr>
                                        <w:rFonts w:ascii="Calibri" w:eastAsia="Times New Roman" w:hAnsi="Calibri" w:cs="Calibri"/>
                                        <w:b/>
                                        <w:bCs/>
                                        <w:color w:val="000000"/>
                                        <w:sz w:val="20"/>
                                        <w:szCs w:val="20"/>
                                        <w:lang w:eastAsia="en-ID"/>
                                      </w:rPr>
                                      <w:t>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59596121" w:rsidR="00897C3D" w:rsidRPr="00FF0A28" w:rsidRDefault="00897C3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364</w:t>
                                    </w:r>
                                    <w:ins w:id="184" w:author="Ali Ikhsanul Qauli" w:date="2025-01-15T17:48:00Z">
                                      <w:r w:rsidR="00C43F6A">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000</w:t>
                                    </w:r>
                                  </w:p>
                                </w:tc>
                                <w:tc>
                                  <w:tcPr>
                                    <w:tcW w:w="1788" w:type="dxa"/>
                                  </w:tcPr>
                                  <w:p w14:paraId="1D1BEB9F" w14:textId="19024E02" w:rsidR="00897C3D" w:rsidRPr="00FF0A28" w:rsidRDefault="00897C3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38</w:t>
                                    </w:r>
                                    <w:ins w:id="185" w:author="Ali Ikhsanul Qauli" w:date="2025-01-15T17:48:00Z">
                                      <w:r w:rsidR="00C43F6A">
                                        <w:rPr>
                                          <w:rFonts w:ascii="Calibri" w:eastAsia="Times New Roman" w:hAnsi="Calibri" w:cs="Calibri"/>
                                          <w:b/>
                                          <w:bCs/>
                                          <w:color w:val="000000"/>
                                          <w:sz w:val="20"/>
                                          <w:szCs w:val="20"/>
                                          <w:lang w:eastAsia="en-ID"/>
                                        </w:rPr>
                                        <w:t>,</w:t>
                                      </w:r>
                                    </w:ins>
                                    <w:r w:rsidRPr="00FF0A28">
                                      <w:rPr>
                                        <w:rFonts w:ascii="Calibri" w:eastAsia="Times New Roman" w:hAnsi="Calibri" w:cs="Calibri"/>
                                        <w:b/>
                                        <w:bCs/>
                                        <w:color w:val="000000"/>
                                        <w:sz w:val="20"/>
                                        <w:szCs w:val="20"/>
                                        <w:lang w:eastAsia="en-ID"/>
                                      </w:rPr>
                                      <w:t>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2DC77" id="_x0000_s1034" type="#_x0000_t202" style="position:absolute;left:0;text-align:left;margin-left:-23.35pt;margin-top:0;width:498pt;height:131.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" filled="f" stroked="f">
                  <v:textbo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021C891A" w:rsidR="00897C3D" w:rsidRPr="00FF0A28" w:rsidRDefault="00897C3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w:t>
                              </w:r>
                              <w:ins w:id="186" w:author="Ali Ikhsanul Qauli" w:date="2025-01-15T17:48:00Z">
                                <w:r w:rsidR="00C43F6A">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600</w:t>
                              </w:r>
                            </w:p>
                          </w:tc>
                          <w:tc>
                            <w:tcPr>
                              <w:tcW w:w="1788" w:type="dxa"/>
                            </w:tcPr>
                            <w:p w14:paraId="29D98B97" w14:textId="77777777" w:rsidR="00897C3D" w:rsidRPr="00FF0A28" w:rsidRDefault="00897C3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37B32B69" w:rsidR="00897C3D" w:rsidRPr="00FF0A28" w:rsidRDefault="00921510" w:rsidP="00FF0A28">
                              <w:pPr>
                                <w:rPr>
                                  <w:rFonts w:ascii="Calibri" w:hAnsi="Calibri" w:cs="Calibri"/>
                                  <w:sz w:val="18"/>
                                  <w:szCs w:val="18"/>
                                </w:rPr>
                              </w:pPr>
                              <w:ins w:id="187" w:author="Ali Ikhsanul Qauli" w:date="2025-01-15T17:53:00Z">
                                <w:r w:rsidRPr="00921510">
                                  <w:rPr>
                                    <w:rFonts w:ascii="Calibri" w:hAnsi="Calibri" w:cs="Calibri"/>
                                    <w:sz w:val="18"/>
                                    <w:szCs w:val="18"/>
                                  </w:rPr>
                                  <w:t>CiPAORdv1.0</w:t>
                                </w:r>
                              </w:ins>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1BC46B69" w:rsidR="00897C3D" w:rsidRPr="00FF0A28" w:rsidRDefault="00897C3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312</w:t>
                              </w:r>
                              <w:ins w:id="188" w:author="Ali Ikhsanul Qauli" w:date="2025-01-15T17:48:00Z">
                                <w:r w:rsidR="00C43F6A">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000</w:t>
                              </w:r>
                            </w:p>
                          </w:tc>
                          <w:tc>
                            <w:tcPr>
                              <w:tcW w:w="1788" w:type="dxa"/>
                            </w:tcPr>
                            <w:p w14:paraId="2510BA73" w14:textId="54F0127E" w:rsidR="00897C3D" w:rsidRPr="00FF0A28" w:rsidRDefault="00897C3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40</w:t>
                              </w:r>
                              <w:ins w:id="189" w:author="Ali Ikhsanul Qauli" w:date="2025-01-15T17:48:00Z">
                                <w:r w:rsidR="00C43F6A">
                                  <w:rPr>
                                    <w:rFonts w:ascii="Calibri" w:eastAsia="Times New Roman" w:hAnsi="Calibri" w:cs="Calibri"/>
                                    <w:b/>
                                    <w:bCs/>
                                    <w:color w:val="000000"/>
                                    <w:sz w:val="20"/>
                                    <w:szCs w:val="20"/>
                                    <w:lang w:eastAsia="en-ID"/>
                                  </w:rPr>
                                  <w:t>,</w:t>
                                </w:r>
                              </w:ins>
                              <w:r w:rsidRPr="00FF0A28">
                                <w:rPr>
                                  <w:rFonts w:ascii="Calibri" w:eastAsia="Times New Roman" w:hAnsi="Calibri" w:cs="Calibri"/>
                                  <w:b/>
                                  <w:bCs/>
                                  <w:color w:val="000000"/>
                                  <w:sz w:val="20"/>
                                  <w:szCs w:val="20"/>
                                  <w:lang w:eastAsia="en-ID"/>
                                </w:rPr>
                                <w:t>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59596121" w:rsidR="00897C3D" w:rsidRPr="00FF0A28" w:rsidRDefault="00897C3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364</w:t>
                              </w:r>
                              <w:ins w:id="190" w:author="Ali Ikhsanul Qauli" w:date="2025-01-15T17:48:00Z">
                                <w:r w:rsidR="00C43F6A">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000</w:t>
                              </w:r>
                            </w:p>
                          </w:tc>
                          <w:tc>
                            <w:tcPr>
                              <w:tcW w:w="1788" w:type="dxa"/>
                            </w:tcPr>
                            <w:p w14:paraId="1D1BEB9F" w14:textId="19024E02" w:rsidR="00897C3D" w:rsidRPr="00FF0A28" w:rsidRDefault="00897C3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38</w:t>
                              </w:r>
                              <w:ins w:id="191" w:author="Ali Ikhsanul Qauli" w:date="2025-01-15T17:48:00Z">
                                <w:r w:rsidR="00C43F6A">
                                  <w:rPr>
                                    <w:rFonts w:ascii="Calibri" w:eastAsia="Times New Roman" w:hAnsi="Calibri" w:cs="Calibri"/>
                                    <w:b/>
                                    <w:bCs/>
                                    <w:color w:val="000000"/>
                                    <w:sz w:val="20"/>
                                    <w:szCs w:val="20"/>
                                    <w:lang w:eastAsia="en-ID"/>
                                  </w:rPr>
                                  <w:t>,</w:t>
                                </w:r>
                              </w:ins>
                              <w:r w:rsidRPr="00FF0A28">
                                <w:rPr>
                                  <w:rFonts w:ascii="Calibri" w:eastAsia="Times New Roman" w:hAnsi="Calibri" w:cs="Calibri"/>
                                  <w:b/>
                                  <w:bCs/>
                                  <w:color w:val="000000"/>
                                  <w:sz w:val="20"/>
                                  <w:szCs w:val="20"/>
                                  <w:lang w:eastAsia="en-ID"/>
                                </w:rPr>
                                <w:t>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v:textbox>
                  <w10:wrap type="square" anchorx="margin" anchory="margin"/>
                </v:shape>
              </w:pict>
            </mc:Fallback>
          </mc:AlternateContent>
        </w:r>
      </w:del>
      <w:r>
        <w:rPr>
          <w:rFonts w:ascii="Times New Roman" w:hAnsi="Times New Roman" w:cs="Times New Roman"/>
          <w:sz w:val="22"/>
          <w:szCs w:val="22"/>
        </w:rPr>
        <w:t xml:space="preserve"> </w:t>
      </w:r>
      <w:r w:rsidR="00986009" w:rsidRPr="00986009">
        <w:rPr>
          <w:rFonts w:ascii="Times New Roman" w:hAnsi="Times New Roman" w:cs="Times New Roman"/>
          <w:sz w:val="22"/>
          <w:szCs w:val="22"/>
        </w:rPr>
        <w:t xml:space="preserve">For the ORd 2011 model, the GPU achieved significant time savings compared to its CPU counterparts. A single-core CPU required 57 seconds to complete the simulation for one sample, while a 10-core multi-core configuration took 45,600 seconds for 8,000 samples. In contrast, the GPU completed the same workload in just 928 seconds, representing a substantial </w:t>
      </w:r>
      <w:r w:rsidR="00986009" w:rsidRPr="00986009">
        <w:rPr>
          <w:rFonts w:ascii="Times New Roman" w:hAnsi="Times New Roman" w:cs="Times New Roman"/>
          <w:sz w:val="22"/>
          <w:szCs w:val="22"/>
        </w:rPr>
        <w:lastRenderedPageBreak/>
        <w:t>speedup. This efficiency is attributed to the Rush-Larsen method employed in ORd 2011, which is well-suited for GPU parallelisation and reduces computational overhead.</w:t>
      </w:r>
    </w:p>
    <w:p w14:paraId="53E91E4F" w14:textId="53BBC4B6"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(Computational time advantage for </w:t>
      </w:r>
      <w:ins w:id="192" w:author="Ali Ikhsanul Qauli" w:date="2025-01-15T17:53:00Z">
        <w:r w:rsidR="00921510">
          <w:rPr>
            <w:rFonts w:ascii="Times New Roman" w:hAnsi="Times New Roman" w:cs="Times New Roman"/>
            <w:sz w:val="22"/>
            <w:szCs w:val="22"/>
          </w:rPr>
          <w:t>CiPAORdv1.0</w:t>
        </w:r>
      </w:ins>
      <w:r>
        <w:rPr>
          <w:rFonts w:ascii="Times New Roman" w:hAnsi="Times New Roman" w:cs="Times New Roman"/>
          <w:sz w:val="22"/>
          <w:szCs w:val="22"/>
        </w:rPr>
        <w:t xml:space="preserve">) </w:t>
      </w:r>
      <w:r w:rsidR="00986009" w:rsidRPr="00986009">
        <w:rPr>
          <w:rFonts w:ascii="Times New Roman" w:hAnsi="Times New Roman" w:cs="Times New Roman"/>
          <w:sz w:val="22"/>
          <w:szCs w:val="22"/>
        </w:rPr>
        <w:t xml:space="preserve">The </w:t>
      </w:r>
      <w:ins w:id="193" w:author="Ali Ikhsanul Qauli" w:date="2025-01-15T17:53:00Z">
        <w:r w:rsidR="00921510">
          <w:rPr>
            <w:rFonts w:ascii="Times New Roman" w:hAnsi="Times New Roman" w:cs="Times New Roman"/>
            <w:sz w:val="22"/>
            <w:szCs w:val="22"/>
          </w:rPr>
          <w:t>CiPAORdv1.0</w:t>
        </w:r>
      </w:ins>
      <w:r w:rsidR="00986009" w:rsidRPr="00986009">
        <w:rPr>
          <w:rFonts w:ascii="Times New Roman" w:hAnsi="Times New Roman" w:cs="Times New Roman"/>
          <w:sz w:val="22"/>
          <w:szCs w:val="22"/>
        </w:rPr>
        <w:t xml:space="preserve"> model, using a forward Euler ODE solver, was computationally more demanding.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3D9B0883" w14:textId="37BC2577" w:rsidR="00567E5D" w:rsidRDefault="00565632" w:rsidP="00567E5D">
      <w:pPr>
        <w:ind w:firstLine="284"/>
        <w:jc w:val="both"/>
        <w:rPr>
          <w:rFonts w:ascii="Times New Roman" w:hAnsi="Times New Roman" w:cs="Times New Roman"/>
          <w:sz w:val="22"/>
          <w:szCs w:val="22"/>
        </w:rPr>
      </w:pPr>
      <w:r w:rsidRPr="00C43F6A">
        <w:rPr>
          <w:rFonts w:ascii="Times New Roman" w:hAnsi="Times New Roman" w:cs="Times New Roman"/>
          <w:sz w:val="22"/>
          <w:szCs w:val="22"/>
          <w:highlight w:val="cyan"/>
          <w:rPrChange w:id="194" w:author="Ali Ikhsanul Qauli" w:date="2025-01-15T17:47:00Z">
            <w:rPr>
              <w:rFonts w:ascii="Times New Roman" w:hAnsi="Times New Roman" w:cs="Times New Roman"/>
              <w:sz w:val="22"/>
              <w:szCs w:val="22"/>
            </w:rPr>
          </w:rPrChange>
        </w:rPr>
        <w:t>(Computational time advantage for ToR-ORd)</w:t>
      </w:r>
      <w:r>
        <w:rPr>
          <w:rFonts w:ascii="Times New Roman" w:hAnsi="Times New Roman" w:cs="Times New Roman"/>
          <w:sz w:val="22"/>
          <w:szCs w:val="22"/>
        </w:rPr>
        <w:t xml:space="preserve"> </w:t>
      </w:r>
      <w:r w:rsidR="00986009" w:rsidRPr="00986009">
        <w:rPr>
          <w:rFonts w:ascii="Times New Roman" w:hAnsi="Times New Roman" w:cs="Times New Roman"/>
          <w:sz w:val="22"/>
          <w:szCs w:val="22"/>
        </w:rPr>
        <w:t>The ToR-ORd model, being the most complex of the three, posed the greatest computational challenges.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7A4CE9C2" w14:textId="63C8D8A9" w:rsidR="00A648F5" w:rsidRDefault="00565632" w:rsidP="00897C3D">
      <w:pPr>
        <w:ind w:firstLine="284"/>
        <w:jc w:val="both"/>
        <w:rPr>
          <w:rFonts w:ascii="Times New Roman" w:hAnsi="Times New Roman" w:cs="Times New Roman"/>
          <w:sz w:val="22"/>
          <w:szCs w:val="22"/>
        </w:rPr>
      </w:pPr>
      <w:r>
        <w:rPr>
          <w:rFonts w:ascii="Times New Roman" w:hAnsi="Times New Roman" w:cs="Times New Roman"/>
          <w:sz w:val="22"/>
          <w:szCs w:val="22"/>
        </w:rPr>
        <w:t xml:space="preserve">(Summary of Computational time advantages) </w:t>
      </w:r>
      <w:r w:rsidR="00986009" w:rsidRPr="00986009">
        <w:rPr>
          <w:rFonts w:ascii="Times New Roman" w:hAnsi="Times New Roman" w:cs="Times New Roman"/>
          <w:sz w:val="22"/>
          <w:szCs w:val="22"/>
        </w:rPr>
        <w:t>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These findings highlight the GPU’s potential to accelerate cardiac electrophysiology research and reduce the time required for preclinical drug testing.</w:t>
      </w:r>
      <w:r w:rsidR="0049082F">
        <w:rPr>
          <w:rFonts w:ascii="Times New Roman" w:hAnsi="Times New Roman" w:cs="Times New Roman"/>
          <w:sz w:val="22"/>
          <w:szCs w:val="22"/>
        </w:rPr>
        <w:t xml:space="preserve"> </w:t>
      </w:r>
      <w:commentRangeStart w:id="195"/>
      <w:r w:rsidR="0049082F">
        <w:rPr>
          <w:rFonts w:ascii="Times New Roman" w:hAnsi="Times New Roman" w:cs="Times New Roman"/>
          <w:sz w:val="22"/>
          <w:szCs w:val="22"/>
        </w:rPr>
        <w:t xml:space="preserve">Table 1 summaries </w:t>
      </w:r>
      <w:r w:rsidR="00A76F1C">
        <w:rPr>
          <w:rFonts w:ascii="Times New Roman" w:hAnsi="Times New Roman" w:cs="Times New Roman"/>
          <w:sz w:val="22"/>
          <w:szCs w:val="22"/>
        </w:rPr>
        <w:t>all computational time, and GPU-based simulation compared with CPU</w:t>
      </w:r>
      <w:commentRangeEnd w:id="195"/>
      <w:r w:rsidR="00D658CE">
        <w:rPr>
          <w:rStyle w:val="CommentReference"/>
        </w:rPr>
        <w:commentReference w:id="195"/>
      </w:r>
      <w:r w:rsidR="00A76F1C">
        <w:rPr>
          <w:rFonts w:ascii="Times New Roman" w:hAnsi="Times New Roman" w:cs="Times New Roman"/>
          <w:sz w:val="22"/>
          <w:szCs w:val="22"/>
        </w:rPr>
        <w:t>.</w:t>
      </w:r>
      <w:ins w:id="196" w:author="Iga Narendra Pramawijaya" w:date="2025-01-17T19:08:00Z">
        <w:r w:rsidR="00567E5D" w:rsidRPr="00567E5D">
          <w:rPr>
            <w:rFonts w:ascii="Times New Roman" w:hAnsi="Times New Roman" w:cs="Times New Roman"/>
            <w:noProof/>
            <w:sz w:val="22"/>
            <w:szCs w:val="22"/>
          </w:rPr>
          <w:t xml:space="preserve"> </w:t>
        </w:r>
      </w:ins>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7083E446" w14:textId="0939CD78" w:rsidR="00F601D5" w:rsidRDefault="00F05F49" w:rsidP="00F05F49">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conclusion and advantage) </w:t>
      </w:r>
      <w:r w:rsidR="00F601D5">
        <w:rPr>
          <w:rFonts w:ascii="Times New Roman" w:hAnsi="Times New Roman" w:cs="Times New Roman"/>
          <w:sz w:val="22"/>
          <w:szCs w:val="22"/>
        </w:rPr>
        <w:t xml:space="preserve">This research proven its ability to </w:t>
      </w:r>
      <w:r w:rsidR="00C77AEA">
        <w:rPr>
          <w:rFonts w:ascii="Times New Roman" w:hAnsi="Times New Roman" w:cs="Times New Roman"/>
          <w:sz w:val="22"/>
          <w:szCs w:val="22"/>
        </w:rPr>
        <w:t xml:space="preserve">address computational bottlenecks from increasing sample size to </w:t>
      </w:r>
      <w:r w:rsidR="00F601D5">
        <w:rPr>
          <w:rFonts w:ascii="Times New Roman" w:hAnsi="Times New Roman" w:cs="Times New Roman"/>
          <w:i/>
          <w:iCs/>
          <w:sz w:val="22"/>
          <w:szCs w:val="22"/>
        </w:rPr>
        <w:t xml:space="preserve">in silico </w:t>
      </w:r>
      <w:r w:rsidR="00F601D5">
        <w:rPr>
          <w:rFonts w:ascii="Times New Roman" w:hAnsi="Times New Roman" w:cs="Times New Roman"/>
          <w:sz w:val="22"/>
          <w:szCs w:val="22"/>
        </w:rPr>
        <w:t>cardiotoxicity prediction by leveraging CUDA-based parallel processing. CUDA enables this research to do massive parallelisation with up to 40.91 times faster simulation speed for 8000 drug samples, 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0DE76242" w:rsidR="00110F07" w:rsidRDefault="00F05F49" w:rsidP="00D12264">
      <w:pPr>
        <w:ind w:firstLine="284"/>
        <w:jc w:val="both"/>
        <w:rPr>
          <w:rFonts w:ascii="Times New Roman" w:hAnsi="Times New Roman" w:cs="Times New Roman"/>
          <w:sz w:val="22"/>
          <w:szCs w:val="22"/>
        </w:rPr>
      </w:pPr>
      <w:r w:rsidRPr="00455E86">
        <w:rPr>
          <w:rFonts w:ascii="Times New Roman" w:hAnsi="Times New Roman" w:cs="Times New Roman"/>
          <w:sz w:val="22"/>
          <w:szCs w:val="22"/>
          <w:highlight w:val="cyan"/>
        </w:rPr>
        <w:t>(Research’s limitations)</w:t>
      </w:r>
      <w:r>
        <w:rPr>
          <w:rFonts w:ascii="Times New Roman" w:hAnsi="Times New Roman" w:cs="Times New Roman"/>
          <w:sz w:val="22"/>
          <w:szCs w:val="22"/>
        </w:rPr>
        <w:t xml:space="preserve"> </w:t>
      </w:r>
      <w:r w:rsidR="00032231">
        <w:rPr>
          <w:rFonts w:ascii="Times New Roman" w:hAnsi="Times New Roman" w:cs="Times New Roman"/>
          <w:sz w:val="22"/>
          <w:szCs w:val="22"/>
        </w:rPr>
        <w:t xml:space="preserve">While this research demonstrates significant advancement in GPU-based parallel simulations </w:t>
      </w:r>
      <w:r w:rsidR="00032231">
        <w:rPr>
          <w:rFonts w:ascii="Times New Roman" w:hAnsi="Times New Roman" w:cs="Times New Roman"/>
          <w:i/>
          <w:iCs/>
          <w:sz w:val="22"/>
          <w:szCs w:val="22"/>
        </w:rPr>
        <w:t>in silico</w:t>
      </w:r>
      <w:r w:rsidR="00032231">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sidR="00032231">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architecture. </w:t>
      </w:r>
      <w:r w:rsidR="00110F07" w:rsidRPr="00110F07">
        <w:rPr>
          <w:rFonts w:ascii="Times New Roman" w:hAnsi="Times New Roman" w:cs="Times New Roman"/>
          <w:sz w:val="22"/>
          <w:szCs w:val="22"/>
        </w:rPr>
        <w:t>Another limitation is the reliance on simplified ODE solvers, such as the Rush-Larsen and forward Euler methods</w:t>
      </w:r>
      <w:r w:rsidR="00110F07">
        <w:rPr>
          <w:rFonts w:ascii="Times New Roman" w:hAnsi="Times New Roman" w:cs="Times New Roman"/>
          <w:sz w:val="22"/>
          <w:szCs w:val="22"/>
        </w:rPr>
        <w:t xml:space="preserve">. </w:t>
      </w:r>
      <w:commentRangeStart w:id="197"/>
      <w:r w:rsidR="00110F07">
        <w:rPr>
          <w:rFonts w:ascii="Times New Roman" w:hAnsi="Times New Roman" w:cs="Times New Roman"/>
          <w:sz w:val="22"/>
          <w:szCs w:val="22"/>
        </w:rPr>
        <w:t>Other methods should be heavily modified to be applied into this research.</w:t>
      </w:r>
      <w:commentRangeEnd w:id="197"/>
      <w:r w:rsidR="00D658CE">
        <w:rPr>
          <w:rStyle w:val="CommentReference"/>
        </w:rPr>
        <w:commentReference w:id="197"/>
      </w:r>
      <w:r w:rsidR="00110F07">
        <w:rPr>
          <w:rFonts w:ascii="Times New Roman" w:hAnsi="Times New Roman" w:cs="Times New Roman"/>
          <w:sz w:val="22"/>
          <w:szCs w:val="22"/>
        </w:rPr>
        <w:t xml:space="preserve"> </w:t>
      </w:r>
      <w:r w:rsidR="00110F07" w:rsidRPr="00110F07">
        <w:rPr>
          <w:rFonts w:ascii="Times New Roman" w:hAnsi="Times New Roman" w:cs="Times New Roman"/>
          <w:sz w:val="22"/>
          <w:szCs w:val="22"/>
        </w:rPr>
        <w:t xml:space="preserve">Furthermore, the fixed configurations </w:t>
      </w:r>
      <w:ins w:id="198" w:author="Iga Narendra Pramawijaya" w:date="2025-01-17T19:08:00Z">
        <w:r w:rsidR="00567E5D" w:rsidRPr="009424EB">
          <w:rPr>
            <w:rFonts w:ascii="Times New Roman" w:hAnsi="Times New Roman" w:cs="Times New Roman"/>
            <w:noProof/>
            <w:sz w:val="22"/>
            <w:szCs w:val="22"/>
          </w:rPr>
          <mc:AlternateContent>
            <mc:Choice Requires="wps">
              <w:drawing>
                <wp:anchor distT="45720" distB="45720" distL="114300" distR="114300" simplePos="0" relativeHeight="251695104" behindDoc="0" locked="0" layoutInCell="1" allowOverlap="1" wp14:anchorId="6509F729" wp14:editId="212C073C">
                  <wp:simplePos x="0" y="0"/>
                  <wp:positionH relativeFrom="margin">
                    <wp:align>center</wp:align>
                  </wp:positionH>
                  <wp:positionV relativeFrom="margin">
                    <wp:align>top</wp:align>
                  </wp:positionV>
                  <wp:extent cx="6324600" cy="167195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671955"/>
                          </a:xfrm>
                          <a:prstGeom prst="rect">
                            <a:avLst/>
                          </a:prstGeom>
                          <a:noFill/>
                          <a:ln w="9525">
                            <a:noFill/>
                            <a:miter lim="800000"/>
                            <a:headEnd/>
                            <a:tailEnd/>
                          </a:ln>
                        </wps:spPr>
                        <wps:txbx>
                          <w:txbxContent>
                            <w:p w14:paraId="7B76B642" w14:textId="77777777" w:rsidR="00567E5D" w:rsidRDefault="00567E5D" w:rsidP="00567E5D">
                              <w:pPr>
                                <w:pStyle w:val="table"/>
                                <w:ind w:left="720" w:firstLine="720"/>
                              </w:pPr>
                              <w:r w:rsidRPr="002B54A0">
                                <w:rPr>
                                  <w:b/>
                                </w:rPr>
                                <w:t>Table</w:t>
                              </w:r>
                              <w:r w:rsidRPr="002B54A0">
                                <w:t xml:space="preserve"> </w:t>
                              </w:r>
                              <w:r>
                                <w:t>1. Simulation time for different cell models using CPU and GPU</w:t>
                              </w:r>
                            </w:p>
                            <w:p w14:paraId="143AFE49" w14:textId="77777777" w:rsidR="00567E5D" w:rsidRDefault="00567E5D" w:rsidP="00567E5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567E5D" w:rsidRPr="009A3755" w14:paraId="2970D99D" w14:textId="77777777" w:rsidTr="00B32B44">
                                <w:trPr>
                                  <w:jc w:val="center"/>
                                </w:trPr>
                                <w:tc>
                                  <w:tcPr>
                                    <w:tcW w:w="1286" w:type="dxa"/>
                                    <w:tcBorders>
                                      <w:top w:val="single" w:sz="12" w:space="0" w:color="000000"/>
                                      <w:bottom w:val="single" w:sz="6" w:space="0" w:color="000000"/>
                                    </w:tcBorders>
                                  </w:tcPr>
                                  <w:p w14:paraId="3639F72F" w14:textId="77777777" w:rsidR="00567E5D" w:rsidRPr="009A3755" w:rsidRDefault="00567E5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68CC968C" w14:textId="77777777" w:rsidR="00567E5D" w:rsidRPr="009A3755" w:rsidRDefault="00567E5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0BB855D9" w14:textId="77777777" w:rsidR="00567E5D" w:rsidRPr="009A3755" w:rsidRDefault="00567E5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39C22945" w14:textId="77777777" w:rsidR="00567E5D" w:rsidRDefault="00567E5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68B601D3" w14:textId="77777777" w:rsidR="00567E5D" w:rsidRDefault="00567E5D" w:rsidP="00E85A3A">
                                    <w:pPr>
                                      <w:rPr>
                                        <w:sz w:val="18"/>
                                        <w:szCs w:val="18"/>
                                      </w:rPr>
                                    </w:pPr>
                                    <w:r>
                                      <w:rPr>
                                        <w:sz w:val="18"/>
                                        <w:szCs w:val="18"/>
                                      </w:rPr>
                                      <w:t>GPU Time (both Single and Multi-core) (s)</w:t>
                                    </w:r>
                                  </w:p>
                                </w:tc>
                              </w:tr>
                              <w:tr w:rsidR="00567E5D" w:rsidRPr="009A3755" w14:paraId="29398A0C" w14:textId="77777777" w:rsidTr="00B32B44">
                                <w:trPr>
                                  <w:trHeight w:val="284"/>
                                  <w:jc w:val="center"/>
                                </w:trPr>
                                <w:tc>
                                  <w:tcPr>
                                    <w:tcW w:w="1286" w:type="dxa"/>
                                    <w:vAlign w:val="center"/>
                                  </w:tcPr>
                                  <w:p w14:paraId="69592D55"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1D2CF2CB"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0.078</w:t>
                                    </w:r>
                                  </w:p>
                                </w:tc>
                                <w:tc>
                                  <w:tcPr>
                                    <w:tcW w:w="1131" w:type="dxa"/>
                                  </w:tcPr>
                                  <w:p w14:paraId="606B1236"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06A691DD"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w:t>
                                    </w:r>
                                    <w:ins w:id="199" w:author="Ali Ikhsanul Qauli" w:date="2025-01-15T17:48:00Z">
                                      <w:r>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600</w:t>
                                    </w:r>
                                  </w:p>
                                </w:tc>
                                <w:tc>
                                  <w:tcPr>
                                    <w:tcW w:w="1788" w:type="dxa"/>
                                  </w:tcPr>
                                  <w:p w14:paraId="3F368282"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567E5D" w:rsidRPr="009A3755" w14:paraId="2016868F" w14:textId="77777777" w:rsidTr="00B32B44">
                                <w:trPr>
                                  <w:trHeight w:val="284"/>
                                  <w:jc w:val="center"/>
                                </w:trPr>
                                <w:tc>
                                  <w:tcPr>
                                    <w:tcW w:w="1286" w:type="dxa"/>
                                    <w:vAlign w:val="center"/>
                                  </w:tcPr>
                                  <w:p w14:paraId="1F71B984" w14:textId="77777777" w:rsidR="00567E5D" w:rsidRPr="00FF0A28" w:rsidRDefault="00567E5D" w:rsidP="00FF0A28">
                                    <w:pPr>
                                      <w:rPr>
                                        <w:rFonts w:ascii="Calibri" w:hAnsi="Calibri" w:cs="Calibri"/>
                                        <w:sz w:val="18"/>
                                        <w:szCs w:val="18"/>
                                      </w:rPr>
                                    </w:pPr>
                                    <w:ins w:id="200" w:author="Ali Ikhsanul Qauli" w:date="2025-01-15T17:53:00Z">
                                      <w:r w:rsidRPr="00921510">
                                        <w:rPr>
                                          <w:rFonts w:ascii="Calibri" w:hAnsi="Calibri" w:cs="Calibri"/>
                                          <w:sz w:val="18"/>
                                          <w:szCs w:val="18"/>
                                        </w:rPr>
                                        <w:t>CiPAORdv1.0</w:t>
                                      </w:r>
                                    </w:ins>
                                  </w:p>
                                </w:tc>
                                <w:tc>
                                  <w:tcPr>
                                    <w:tcW w:w="1307" w:type="dxa"/>
                                    <w:vAlign w:val="center"/>
                                  </w:tcPr>
                                  <w:p w14:paraId="68E6B78B"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0.004</w:t>
                                    </w:r>
                                  </w:p>
                                </w:tc>
                                <w:tc>
                                  <w:tcPr>
                                    <w:tcW w:w="1131" w:type="dxa"/>
                                  </w:tcPr>
                                  <w:p w14:paraId="761C5158"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376994DB"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312</w:t>
                                    </w:r>
                                    <w:ins w:id="201" w:author="Ali Ikhsanul Qauli" w:date="2025-01-15T17:48:00Z">
                                      <w:r>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000</w:t>
                                    </w:r>
                                  </w:p>
                                </w:tc>
                                <w:tc>
                                  <w:tcPr>
                                    <w:tcW w:w="1788" w:type="dxa"/>
                                  </w:tcPr>
                                  <w:p w14:paraId="68806102"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40</w:t>
                                    </w:r>
                                    <w:ins w:id="202" w:author="Ali Ikhsanul Qauli" w:date="2025-01-15T17:48:00Z">
                                      <w:r>
                                        <w:rPr>
                                          <w:rFonts w:ascii="Calibri" w:eastAsia="Times New Roman" w:hAnsi="Calibri" w:cs="Calibri"/>
                                          <w:b/>
                                          <w:bCs/>
                                          <w:color w:val="000000"/>
                                          <w:sz w:val="20"/>
                                          <w:szCs w:val="20"/>
                                          <w:lang w:eastAsia="en-ID"/>
                                        </w:rPr>
                                        <w:t>,</w:t>
                                      </w:r>
                                    </w:ins>
                                    <w:r w:rsidRPr="00FF0A28">
                                      <w:rPr>
                                        <w:rFonts w:ascii="Calibri" w:eastAsia="Times New Roman" w:hAnsi="Calibri" w:cs="Calibri"/>
                                        <w:b/>
                                        <w:bCs/>
                                        <w:color w:val="000000"/>
                                        <w:sz w:val="20"/>
                                        <w:szCs w:val="20"/>
                                        <w:lang w:eastAsia="en-ID"/>
                                      </w:rPr>
                                      <w:t>089</w:t>
                                    </w:r>
                                  </w:p>
                                </w:tc>
                              </w:tr>
                              <w:tr w:rsidR="00567E5D" w:rsidRPr="009A3755" w14:paraId="4C181989" w14:textId="77777777" w:rsidTr="00B32B44">
                                <w:trPr>
                                  <w:trHeight w:val="284"/>
                                  <w:jc w:val="center"/>
                                </w:trPr>
                                <w:tc>
                                  <w:tcPr>
                                    <w:tcW w:w="1286" w:type="dxa"/>
                                    <w:vAlign w:val="center"/>
                                  </w:tcPr>
                                  <w:p w14:paraId="1B34E6F4"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578CF1A9"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0.023</w:t>
                                    </w:r>
                                  </w:p>
                                </w:tc>
                                <w:tc>
                                  <w:tcPr>
                                    <w:tcW w:w="1131" w:type="dxa"/>
                                  </w:tcPr>
                                  <w:p w14:paraId="551FC420"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3EB3D066"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364</w:t>
                                    </w:r>
                                    <w:ins w:id="203" w:author="Ali Ikhsanul Qauli" w:date="2025-01-15T17:48:00Z">
                                      <w:r>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000</w:t>
                                    </w:r>
                                  </w:p>
                                </w:tc>
                                <w:tc>
                                  <w:tcPr>
                                    <w:tcW w:w="1788" w:type="dxa"/>
                                  </w:tcPr>
                                  <w:p w14:paraId="134EAB8E"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38</w:t>
                                    </w:r>
                                    <w:ins w:id="204" w:author="Ali Ikhsanul Qauli" w:date="2025-01-15T17:48:00Z">
                                      <w:r>
                                        <w:rPr>
                                          <w:rFonts w:ascii="Calibri" w:eastAsia="Times New Roman" w:hAnsi="Calibri" w:cs="Calibri"/>
                                          <w:b/>
                                          <w:bCs/>
                                          <w:color w:val="000000"/>
                                          <w:sz w:val="20"/>
                                          <w:szCs w:val="20"/>
                                          <w:lang w:eastAsia="en-ID"/>
                                        </w:rPr>
                                        <w:t>,</w:t>
                                      </w:r>
                                    </w:ins>
                                    <w:r w:rsidRPr="00FF0A28">
                                      <w:rPr>
                                        <w:rFonts w:ascii="Calibri" w:eastAsia="Times New Roman" w:hAnsi="Calibri" w:cs="Calibri"/>
                                        <w:b/>
                                        <w:bCs/>
                                        <w:color w:val="000000"/>
                                        <w:sz w:val="20"/>
                                        <w:szCs w:val="20"/>
                                        <w:lang w:eastAsia="en-ID"/>
                                      </w:rPr>
                                      <w:t>542</w:t>
                                    </w:r>
                                  </w:p>
                                </w:tc>
                              </w:tr>
                              <w:tr w:rsidR="00567E5D" w:rsidRPr="009A3755" w14:paraId="1C1952BB" w14:textId="77777777" w:rsidTr="00B32B44">
                                <w:trPr>
                                  <w:trHeight w:val="96"/>
                                  <w:jc w:val="center"/>
                                </w:trPr>
                                <w:tc>
                                  <w:tcPr>
                                    <w:tcW w:w="1286" w:type="dxa"/>
                                    <w:tcBorders>
                                      <w:bottom w:val="single" w:sz="12" w:space="0" w:color="000000"/>
                                    </w:tcBorders>
                                    <w:vAlign w:val="center"/>
                                  </w:tcPr>
                                  <w:p w14:paraId="53988A64" w14:textId="77777777" w:rsidR="00567E5D" w:rsidRPr="009A3755" w:rsidRDefault="00567E5D" w:rsidP="00FF0A28">
                                    <w:pPr>
                                      <w:rPr>
                                        <w:sz w:val="18"/>
                                        <w:szCs w:val="18"/>
                                      </w:rPr>
                                    </w:pPr>
                                  </w:p>
                                </w:tc>
                                <w:tc>
                                  <w:tcPr>
                                    <w:tcW w:w="1307" w:type="dxa"/>
                                    <w:tcBorders>
                                      <w:bottom w:val="single" w:sz="12" w:space="0" w:color="000000"/>
                                    </w:tcBorders>
                                    <w:vAlign w:val="center"/>
                                  </w:tcPr>
                                  <w:p w14:paraId="1E01EE34" w14:textId="77777777" w:rsidR="00567E5D" w:rsidRPr="009A3755" w:rsidRDefault="00567E5D" w:rsidP="00FF0A28">
                                    <w:pPr>
                                      <w:rPr>
                                        <w:sz w:val="18"/>
                                        <w:szCs w:val="18"/>
                                      </w:rPr>
                                    </w:pPr>
                                  </w:p>
                                </w:tc>
                                <w:tc>
                                  <w:tcPr>
                                    <w:tcW w:w="1131" w:type="dxa"/>
                                    <w:tcBorders>
                                      <w:bottom w:val="single" w:sz="12" w:space="0" w:color="000000"/>
                                    </w:tcBorders>
                                    <w:vAlign w:val="center"/>
                                  </w:tcPr>
                                  <w:p w14:paraId="4B1C0C7E" w14:textId="77777777" w:rsidR="00567E5D" w:rsidRPr="009A3755" w:rsidRDefault="00567E5D" w:rsidP="00FF0A28">
                                    <w:pPr>
                                      <w:rPr>
                                        <w:sz w:val="18"/>
                                        <w:szCs w:val="18"/>
                                      </w:rPr>
                                    </w:pPr>
                                  </w:p>
                                </w:tc>
                                <w:tc>
                                  <w:tcPr>
                                    <w:tcW w:w="1210" w:type="dxa"/>
                                    <w:tcBorders>
                                      <w:bottom w:val="single" w:sz="12" w:space="0" w:color="000000"/>
                                    </w:tcBorders>
                                  </w:tcPr>
                                  <w:p w14:paraId="0E18222E" w14:textId="77777777" w:rsidR="00567E5D" w:rsidRPr="009A3755" w:rsidRDefault="00567E5D" w:rsidP="00FF0A28">
                                    <w:pPr>
                                      <w:rPr>
                                        <w:sz w:val="18"/>
                                        <w:szCs w:val="18"/>
                                      </w:rPr>
                                    </w:pPr>
                                  </w:p>
                                </w:tc>
                                <w:tc>
                                  <w:tcPr>
                                    <w:tcW w:w="1788" w:type="dxa"/>
                                    <w:tcBorders>
                                      <w:bottom w:val="single" w:sz="12" w:space="0" w:color="000000"/>
                                    </w:tcBorders>
                                  </w:tcPr>
                                  <w:p w14:paraId="4EE40179" w14:textId="77777777" w:rsidR="00567E5D" w:rsidRPr="009A3755" w:rsidRDefault="00567E5D" w:rsidP="00FF0A28">
                                    <w:pPr>
                                      <w:rPr>
                                        <w:sz w:val="18"/>
                                        <w:szCs w:val="18"/>
                                      </w:rPr>
                                    </w:pPr>
                                  </w:p>
                                </w:tc>
                              </w:tr>
                            </w:tbl>
                            <w:p w14:paraId="12878642" w14:textId="77777777" w:rsidR="00567E5D" w:rsidRPr="00BC3A6E" w:rsidRDefault="00567E5D" w:rsidP="00567E5D">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9F729" id="_x0000_s1035" type="#_x0000_t202" style="position:absolute;left:0;text-align:left;margin-left:0;margin-top:0;width:498pt;height:131.65pt;z-index:25169510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" filled="f" stroked="f">
                  <v:textbox>
                    <w:txbxContent>
                      <w:p w14:paraId="7B76B642" w14:textId="77777777" w:rsidR="00567E5D" w:rsidRDefault="00567E5D" w:rsidP="00567E5D">
                        <w:pPr>
                          <w:pStyle w:val="table"/>
                          <w:ind w:left="720" w:firstLine="720"/>
                        </w:pPr>
                        <w:r w:rsidRPr="002B54A0">
                          <w:rPr>
                            <w:b/>
                          </w:rPr>
                          <w:t>Table</w:t>
                        </w:r>
                        <w:r w:rsidRPr="002B54A0">
                          <w:t xml:space="preserve"> </w:t>
                        </w:r>
                        <w:r>
                          <w:t>1. Simulation time for different cell models using CPU and GPU</w:t>
                        </w:r>
                      </w:p>
                      <w:p w14:paraId="143AFE49" w14:textId="77777777" w:rsidR="00567E5D" w:rsidRDefault="00567E5D" w:rsidP="00567E5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567E5D" w:rsidRPr="009A3755" w14:paraId="2970D99D" w14:textId="77777777" w:rsidTr="00B32B44">
                          <w:trPr>
                            <w:jc w:val="center"/>
                          </w:trPr>
                          <w:tc>
                            <w:tcPr>
                              <w:tcW w:w="1286" w:type="dxa"/>
                              <w:tcBorders>
                                <w:top w:val="single" w:sz="12" w:space="0" w:color="000000"/>
                                <w:bottom w:val="single" w:sz="6" w:space="0" w:color="000000"/>
                              </w:tcBorders>
                            </w:tcPr>
                            <w:p w14:paraId="3639F72F" w14:textId="77777777" w:rsidR="00567E5D" w:rsidRPr="009A3755" w:rsidRDefault="00567E5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68CC968C" w14:textId="77777777" w:rsidR="00567E5D" w:rsidRPr="009A3755" w:rsidRDefault="00567E5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0BB855D9" w14:textId="77777777" w:rsidR="00567E5D" w:rsidRPr="009A3755" w:rsidRDefault="00567E5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39C22945" w14:textId="77777777" w:rsidR="00567E5D" w:rsidRDefault="00567E5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68B601D3" w14:textId="77777777" w:rsidR="00567E5D" w:rsidRDefault="00567E5D" w:rsidP="00E85A3A">
                              <w:pPr>
                                <w:rPr>
                                  <w:sz w:val="18"/>
                                  <w:szCs w:val="18"/>
                                </w:rPr>
                              </w:pPr>
                              <w:r>
                                <w:rPr>
                                  <w:sz w:val="18"/>
                                  <w:szCs w:val="18"/>
                                </w:rPr>
                                <w:t>GPU Time (both Single and Multi-core) (s)</w:t>
                              </w:r>
                            </w:p>
                          </w:tc>
                        </w:tr>
                        <w:tr w:rsidR="00567E5D" w:rsidRPr="009A3755" w14:paraId="29398A0C" w14:textId="77777777" w:rsidTr="00B32B44">
                          <w:trPr>
                            <w:trHeight w:val="284"/>
                            <w:jc w:val="center"/>
                          </w:trPr>
                          <w:tc>
                            <w:tcPr>
                              <w:tcW w:w="1286" w:type="dxa"/>
                              <w:vAlign w:val="center"/>
                            </w:tcPr>
                            <w:p w14:paraId="69592D55"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1D2CF2CB"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0.078</w:t>
                              </w:r>
                            </w:p>
                          </w:tc>
                          <w:tc>
                            <w:tcPr>
                              <w:tcW w:w="1131" w:type="dxa"/>
                            </w:tcPr>
                            <w:p w14:paraId="606B1236"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06A691DD"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w:t>
                              </w:r>
                              <w:ins w:id="205" w:author="Ali Ikhsanul Qauli" w:date="2025-01-15T17:48:00Z">
                                <w:r>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600</w:t>
                              </w:r>
                            </w:p>
                          </w:tc>
                          <w:tc>
                            <w:tcPr>
                              <w:tcW w:w="1788" w:type="dxa"/>
                            </w:tcPr>
                            <w:p w14:paraId="3F368282"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567E5D" w:rsidRPr="009A3755" w14:paraId="2016868F" w14:textId="77777777" w:rsidTr="00B32B44">
                          <w:trPr>
                            <w:trHeight w:val="284"/>
                            <w:jc w:val="center"/>
                          </w:trPr>
                          <w:tc>
                            <w:tcPr>
                              <w:tcW w:w="1286" w:type="dxa"/>
                              <w:vAlign w:val="center"/>
                            </w:tcPr>
                            <w:p w14:paraId="1F71B984" w14:textId="77777777" w:rsidR="00567E5D" w:rsidRPr="00FF0A28" w:rsidRDefault="00567E5D" w:rsidP="00FF0A28">
                              <w:pPr>
                                <w:rPr>
                                  <w:rFonts w:ascii="Calibri" w:hAnsi="Calibri" w:cs="Calibri"/>
                                  <w:sz w:val="18"/>
                                  <w:szCs w:val="18"/>
                                </w:rPr>
                              </w:pPr>
                              <w:ins w:id="206" w:author="Ali Ikhsanul Qauli" w:date="2025-01-15T17:53:00Z">
                                <w:r w:rsidRPr="00921510">
                                  <w:rPr>
                                    <w:rFonts w:ascii="Calibri" w:hAnsi="Calibri" w:cs="Calibri"/>
                                    <w:sz w:val="18"/>
                                    <w:szCs w:val="18"/>
                                  </w:rPr>
                                  <w:t>CiPAORdv1.0</w:t>
                                </w:r>
                              </w:ins>
                            </w:p>
                          </w:tc>
                          <w:tc>
                            <w:tcPr>
                              <w:tcW w:w="1307" w:type="dxa"/>
                              <w:vAlign w:val="center"/>
                            </w:tcPr>
                            <w:p w14:paraId="68E6B78B"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0.004</w:t>
                              </w:r>
                            </w:p>
                          </w:tc>
                          <w:tc>
                            <w:tcPr>
                              <w:tcW w:w="1131" w:type="dxa"/>
                            </w:tcPr>
                            <w:p w14:paraId="761C5158"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376994DB"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312</w:t>
                              </w:r>
                              <w:ins w:id="207" w:author="Ali Ikhsanul Qauli" w:date="2025-01-15T17:48:00Z">
                                <w:r>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000</w:t>
                              </w:r>
                            </w:p>
                          </w:tc>
                          <w:tc>
                            <w:tcPr>
                              <w:tcW w:w="1788" w:type="dxa"/>
                            </w:tcPr>
                            <w:p w14:paraId="68806102"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40</w:t>
                              </w:r>
                              <w:ins w:id="208" w:author="Ali Ikhsanul Qauli" w:date="2025-01-15T17:48:00Z">
                                <w:r>
                                  <w:rPr>
                                    <w:rFonts w:ascii="Calibri" w:eastAsia="Times New Roman" w:hAnsi="Calibri" w:cs="Calibri"/>
                                    <w:b/>
                                    <w:bCs/>
                                    <w:color w:val="000000"/>
                                    <w:sz w:val="20"/>
                                    <w:szCs w:val="20"/>
                                    <w:lang w:eastAsia="en-ID"/>
                                  </w:rPr>
                                  <w:t>,</w:t>
                                </w:r>
                              </w:ins>
                              <w:r w:rsidRPr="00FF0A28">
                                <w:rPr>
                                  <w:rFonts w:ascii="Calibri" w:eastAsia="Times New Roman" w:hAnsi="Calibri" w:cs="Calibri"/>
                                  <w:b/>
                                  <w:bCs/>
                                  <w:color w:val="000000"/>
                                  <w:sz w:val="20"/>
                                  <w:szCs w:val="20"/>
                                  <w:lang w:eastAsia="en-ID"/>
                                </w:rPr>
                                <w:t>089</w:t>
                              </w:r>
                            </w:p>
                          </w:tc>
                        </w:tr>
                        <w:tr w:rsidR="00567E5D" w:rsidRPr="009A3755" w14:paraId="4C181989" w14:textId="77777777" w:rsidTr="00B32B44">
                          <w:trPr>
                            <w:trHeight w:val="284"/>
                            <w:jc w:val="center"/>
                          </w:trPr>
                          <w:tc>
                            <w:tcPr>
                              <w:tcW w:w="1286" w:type="dxa"/>
                              <w:vAlign w:val="center"/>
                            </w:tcPr>
                            <w:p w14:paraId="1B34E6F4"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578CF1A9"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0.023</w:t>
                              </w:r>
                            </w:p>
                          </w:tc>
                          <w:tc>
                            <w:tcPr>
                              <w:tcW w:w="1131" w:type="dxa"/>
                            </w:tcPr>
                            <w:p w14:paraId="551FC420"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3EB3D066"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364</w:t>
                              </w:r>
                              <w:ins w:id="209" w:author="Ali Ikhsanul Qauli" w:date="2025-01-15T17:48:00Z">
                                <w:r>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000</w:t>
                              </w:r>
                            </w:p>
                          </w:tc>
                          <w:tc>
                            <w:tcPr>
                              <w:tcW w:w="1788" w:type="dxa"/>
                            </w:tcPr>
                            <w:p w14:paraId="134EAB8E"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38</w:t>
                              </w:r>
                              <w:ins w:id="210" w:author="Ali Ikhsanul Qauli" w:date="2025-01-15T17:48:00Z">
                                <w:r>
                                  <w:rPr>
                                    <w:rFonts w:ascii="Calibri" w:eastAsia="Times New Roman" w:hAnsi="Calibri" w:cs="Calibri"/>
                                    <w:b/>
                                    <w:bCs/>
                                    <w:color w:val="000000"/>
                                    <w:sz w:val="20"/>
                                    <w:szCs w:val="20"/>
                                    <w:lang w:eastAsia="en-ID"/>
                                  </w:rPr>
                                  <w:t>,</w:t>
                                </w:r>
                              </w:ins>
                              <w:r w:rsidRPr="00FF0A28">
                                <w:rPr>
                                  <w:rFonts w:ascii="Calibri" w:eastAsia="Times New Roman" w:hAnsi="Calibri" w:cs="Calibri"/>
                                  <w:b/>
                                  <w:bCs/>
                                  <w:color w:val="000000"/>
                                  <w:sz w:val="20"/>
                                  <w:szCs w:val="20"/>
                                  <w:lang w:eastAsia="en-ID"/>
                                </w:rPr>
                                <w:t>542</w:t>
                              </w:r>
                            </w:p>
                          </w:tc>
                        </w:tr>
                        <w:tr w:rsidR="00567E5D" w:rsidRPr="009A3755" w14:paraId="1C1952BB" w14:textId="77777777" w:rsidTr="00B32B44">
                          <w:trPr>
                            <w:trHeight w:val="96"/>
                            <w:jc w:val="center"/>
                          </w:trPr>
                          <w:tc>
                            <w:tcPr>
                              <w:tcW w:w="1286" w:type="dxa"/>
                              <w:tcBorders>
                                <w:bottom w:val="single" w:sz="12" w:space="0" w:color="000000"/>
                              </w:tcBorders>
                              <w:vAlign w:val="center"/>
                            </w:tcPr>
                            <w:p w14:paraId="53988A64" w14:textId="77777777" w:rsidR="00567E5D" w:rsidRPr="009A3755" w:rsidRDefault="00567E5D" w:rsidP="00FF0A28">
                              <w:pPr>
                                <w:rPr>
                                  <w:sz w:val="18"/>
                                  <w:szCs w:val="18"/>
                                </w:rPr>
                              </w:pPr>
                            </w:p>
                          </w:tc>
                          <w:tc>
                            <w:tcPr>
                              <w:tcW w:w="1307" w:type="dxa"/>
                              <w:tcBorders>
                                <w:bottom w:val="single" w:sz="12" w:space="0" w:color="000000"/>
                              </w:tcBorders>
                              <w:vAlign w:val="center"/>
                            </w:tcPr>
                            <w:p w14:paraId="1E01EE34" w14:textId="77777777" w:rsidR="00567E5D" w:rsidRPr="009A3755" w:rsidRDefault="00567E5D" w:rsidP="00FF0A28">
                              <w:pPr>
                                <w:rPr>
                                  <w:sz w:val="18"/>
                                  <w:szCs w:val="18"/>
                                </w:rPr>
                              </w:pPr>
                            </w:p>
                          </w:tc>
                          <w:tc>
                            <w:tcPr>
                              <w:tcW w:w="1131" w:type="dxa"/>
                              <w:tcBorders>
                                <w:bottom w:val="single" w:sz="12" w:space="0" w:color="000000"/>
                              </w:tcBorders>
                              <w:vAlign w:val="center"/>
                            </w:tcPr>
                            <w:p w14:paraId="4B1C0C7E" w14:textId="77777777" w:rsidR="00567E5D" w:rsidRPr="009A3755" w:rsidRDefault="00567E5D" w:rsidP="00FF0A28">
                              <w:pPr>
                                <w:rPr>
                                  <w:sz w:val="18"/>
                                  <w:szCs w:val="18"/>
                                </w:rPr>
                              </w:pPr>
                            </w:p>
                          </w:tc>
                          <w:tc>
                            <w:tcPr>
                              <w:tcW w:w="1210" w:type="dxa"/>
                              <w:tcBorders>
                                <w:bottom w:val="single" w:sz="12" w:space="0" w:color="000000"/>
                              </w:tcBorders>
                            </w:tcPr>
                            <w:p w14:paraId="0E18222E" w14:textId="77777777" w:rsidR="00567E5D" w:rsidRPr="009A3755" w:rsidRDefault="00567E5D" w:rsidP="00FF0A28">
                              <w:pPr>
                                <w:rPr>
                                  <w:sz w:val="18"/>
                                  <w:szCs w:val="18"/>
                                </w:rPr>
                              </w:pPr>
                            </w:p>
                          </w:tc>
                          <w:tc>
                            <w:tcPr>
                              <w:tcW w:w="1788" w:type="dxa"/>
                              <w:tcBorders>
                                <w:bottom w:val="single" w:sz="12" w:space="0" w:color="000000"/>
                              </w:tcBorders>
                            </w:tcPr>
                            <w:p w14:paraId="4EE40179" w14:textId="77777777" w:rsidR="00567E5D" w:rsidRPr="009A3755" w:rsidRDefault="00567E5D" w:rsidP="00FF0A28">
                              <w:pPr>
                                <w:rPr>
                                  <w:sz w:val="18"/>
                                  <w:szCs w:val="18"/>
                                </w:rPr>
                              </w:pPr>
                            </w:p>
                          </w:tc>
                        </w:tr>
                      </w:tbl>
                      <w:p w14:paraId="12878642" w14:textId="77777777" w:rsidR="00567E5D" w:rsidRPr="00BC3A6E" w:rsidRDefault="00567E5D" w:rsidP="00567E5D">
                        <w:pPr>
                          <w:rPr>
                            <w:rFonts w:ascii="Times New Roman" w:hAnsi="Times New Roman" w:cs="Times New Roman"/>
                            <w:sz w:val="22"/>
                            <w:szCs w:val="22"/>
                          </w:rPr>
                        </w:pPr>
                      </w:p>
                    </w:txbxContent>
                  </v:textbox>
                  <w10:wrap type="square" anchorx="margin" anchory="margin"/>
                </v:shape>
              </w:pict>
            </mc:Fallback>
          </mc:AlternateContent>
        </w:r>
      </w:ins>
      <w:r w:rsidR="00110F07" w:rsidRPr="00110F07">
        <w:rPr>
          <w:rFonts w:ascii="Times New Roman" w:hAnsi="Times New Roman" w:cs="Times New Roman"/>
          <w:sz w:val="22"/>
          <w:szCs w:val="22"/>
        </w:rPr>
        <w:t xml:space="preserve">for threads and blocks may not optimally utilise newer or varying GPU hardware, limiting </w:t>
      </w:r>
      <w:r w:rsidR="00110F07">
        <w:rPr>
          <w:rFonts w:ascii="Times New Roman" w:hAnsi="Times New Roman" w:cs="Times New Roman"/>
          <w:sz w:val="22"/>
          <w:szCs w:val="22"/>
        </w:rPr>
        <w:t xml:space="preserve">future </w:t>
      </w:r>
      <w:r w:rsidR="00110F07" w:rsidRPr="00110F07">
        <w:rPr>
          <w:rFonts w:ascii="Times New Roman" w:hAnsi="Times New Roman" w:cs="Times New Roman"/>
          <w:sz w:val="22"/>
          <w:szCs w:val="22"/>
        </w:rPr>
        <w:t xml:space="preserve">scalability. </w:t>
      </w:r>
    </w:p>
    <w:p w14:paraId="38FE4AF7" w14:textId="389F3B33" w:rsidR="00032231" w:rsidRDefault="00F05F49" w:rsidP="00D12264">
      <w:pPr>
        <w:ind w:firstLine="284"/>
        <w:jc w:val="both"/>
        <w:rPr>
          <w:rFonts w:ascii="Times New Roman" w:hAnsi="Times New Roman" w:cs="Times New Roman"/>
          <w:sz w:val="22"/>
          <w:szCs w:val="22"/>
        </w:rPr>
      </w:pPr>
      <w:r w:rsidRPr="00455E86">
        <w:rPr>
          <w:rFonts w:ascii="Times New Roman" w:hAnsi="Times New Roman" w:cs="Times New Roman"/>
          <w:sz w:val="22"/>
          <w:szCs w:val="22"/>
          <w:highlight w:val="cyan"/>
        </w:rPr>
        <w:t>(Research’s future expansions)</w:t>
      </w:r>
      <w:r>
        <w:rPr>
          <w:rFonts w:ascii="Times New Roman" w:hAnsi="Times New Roman" w:cs="Times New Roman"/>
          <w:sz w:val="22"/>
          <w:szCs w:val="22"/>
        </w:rPr>
        <w:t xml:space="preserve"> </w:t>
      </w:r>
      <w:r w:rsidR="0073672D">
        <w:rPr>
          <w:rFonts w:ascii="Times New Roman" w:hAnsi="Times New Roman" w:cs="Times New Roman"/>
          <w:sz w:val="22"/>
          <w:szCs w:val="22"/>
        </w:rPr>
        <w:t>T</w:t>
      </w:r>
      <w:r w:rsidR="00110F07" w:rsidRPr="00110F07">
        <w:rPr>
          <w:rFonts w:ascii="Times New Roman" w:hAnsi="Times New Roman" w:cs="Times New Roman"/>
          <w:sz w:val="22"/>
          <w:szCs w:val="22"/>
        </w:rPr>
        <w:t>his research focuses solely on drug-induced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sidR="0073672D">
        <w:rPr>
          <w:rFonts w:ascii="Times New Roman" w:hAnsi="Times New Roman" w:cs="Times New Roman"/>
          <w:sz w:val="22"/>
          <w:szCs w:val="22"/>
        </w:rPr>
        <w:t xml:space="preserve"> More testing on diverse </w:t>
      </w:r>
      <w:r w:rsidR="0073672D" w:rsidRPr="0073672D">
        <w:rPr>
          <w:rFonts w:ascii="Times New Roman" w:hAnsi="Times New Roman" w:cs="Times New Roman"/>
          <w:sz w:val="22"/>
          <w:szCs w:val="22"/>
        </w:rPr>
        <w:t xml:space="preserve">GPU hardware models would </w:t>
      </w:r>
      <w:r w:rsidR="0073672D" w:rsidRPr="0073672D">
        <w:rPr>
          <w:rFonts w:ascii="Times New Roman" w:hAnsi="Times New Roman" w:cs="Times New Roman"/>
          <w:sz w:val="22"/>
          <w:szCs w:val="22"/>
        </w:rPr>
        <w:lastRenderedPageBreak/>
        <w:t>provide insights into performance variations across systems, ensuring broader applicability</w:t>
      </w:r>
      <w:r w:rsidR="0073672D">
        <w:rPr>
          <w:rFonts w:ascii="Times New Roman" w:hAnsi="Times New Roman" w:cs="Times New Roman"/>
          <w:sz w:val="22"/>
          <w:szCs w:val="22"/>
        </w:rPr>
        <w:t xml:space="preserve">. </w:t>
      </w:r>
      <w:r w:rsidR="0073672D"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r w:rsidR="00F66A44">
        <w:rPr>
          <w:rFonts w:ascii="Times New Roman" w:hAnsi="Times New Roman" w:cs="Times New Roman"/>
          <w:sz w:val="22"/>
          <w:szCs w:val="22"/>
        </w:rPr>
        <w:t xml:space="preserve"> With depth assessment to the long-term operational cost and energy, this research might start a more practical and cost-effective drug discovery method, then eventually reducing reliance on live animal testing.</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Center support program (RS-2020-II201612) supervised by the Institute for Information and Communications Technology Planning and Evaluation (IITP).</w:t>
      </w:r>
    </w:p>
    <w:p w14:paraId="5BC067AD"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commentRangeStart w:id="211"/>
      <w:r w:rsidRPr="00BD0596">
        <w:rPr>
          <w:rFonts w:ascii="Times New Roman" w:hAnsi="Times New Roman" w:cs="Times New Roman"/>
          <w:b/>
          <w:bCs/>
        </w:rPr>
        <w:t>References</w:t>
      </w:r>
      <w:commentRangeEnd w:id="211"/>
      <w:r w:rsidR="00E259C3">
        <w:rPr>
          <w:rStyle w:val="CommentReference"/>
        </w:rPr>
        <w:commentReference w:id="211"/>
      </w:r>
    </w:p>
    <w:p w14:paraId="3FE8BF31" w14:textId="77777777" w:rsidR="00413D1E" w:rsidRPr="00413D1E" w:rsidRDefault="00413D1E" w:rsidP="00413D1E">
      <w:pPr>
        <w:jc w:val="both"/>
        <w:rPr>
          <w:rFonts w:ascii="Times New Roman" w:hAnsi="Times New Roman" w:cs="Times New Roman"/>
          <w:sz w:val="22"/>
          <w:szCs w:val="22"/>
        </w:rPr>
      </w:pPr>
    </w:p>
    <w:p w14:paraId="59A0B65F"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 Jason Sanders and Edward Kandrot. 2010. CUDA by Example: An Introduction to General-Purpose GPU Programming (1st. ed.). Addison-Wesley Professional.</w:t>
      </w:r>
    </w:p>
    <w:p w14:paraId="058137CD" w14:textId="7A3A9F2C"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2. “What is OpenMP?” Accessed: Nov. 10, 2024. [Online]. Available at: at: https://cvw.cac.cornell.edu/openmp/intro/what-is-openmp.</w:t>
      </w:r>
    </w:p>
    <w:p w14:paraId="49466C6B"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3. R. L. Graham, G. M. Shipman, B. W. Barrett, R. H. Castain, G. Bosilca and A. Lumsdaine, "Open MPI: A High-Performance, Heterogeneous MPI," 2006 IEEE International Conference on Cluster Computing, Barcelona, Spain, 2006, pp. 1-9, doi: 10.1109/CLUSTR.2006.311904.</w:t>
      </w:r>
    </w:p>
    <w:p w14:paraId="587DFAAF" w14:textId="3C5FA65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4. M. Berghoff, J. Rosenbauer, F. Hoffmann, and A. Schug, “Cells in Silico-introducing a high-performance framework for large-scale tissue modeling,” BMC Bioinformatics, vol. 21, no. 1, Oct. 2020, doi: 10.1186/s12859-020-03728-7.</w:t>
      </w:r>
    </w:p>
    <w:p w14:paraId="7406F525" w14:textId="0DB8584F"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5. M. Martínez-del-Amor, I. Pérez-Hurtado, D. Orellana-Martín, and M. J. Pérez-Jiménez, “Adaptative parallel simulators for </w:t>
      </w:r>
      <w:r>
        <w:rPr>
          <w:rFonts w:ascii="Times New Roman" w:hAnsi="Times New Roman" w:cs="Times New Roman"/>
          <w:sz w:val="22"/>
          <w:szCs w:val="22"/>
        </w:rPr>
        <w:t>bioinspired computing models,” Future Generation Computer Systems, vol. 107, pp. 469–484, Jun. 2020, doi: 10.1016/j.future.2020.02.012.</w:t>
      </w:r>
    </w:p>
    <w:p w14:paraId="49F78A05" w14:textId="0F9170C6"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6. S. McIntosh-Smith, J. Price, R. B. Sessions, and A. A. Ibarra, “High performance in silico virtual drug screening on many-core processors,” International Journal of High Performance Computing Applications, vol. 29, no. 2, pp. 119–134, May 2015, doi: 10.1177/1094342014528252.</w:t>
      </w:r>
    </w:p>
    <w:p w14:paraId="3876CC24" w14:textId="5E414BBD"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7.</w:t>
      </w:r>
      <w:r>
        <w:rPr>
          <w:rFonts w:ascii="Times New Roman" w:hAnsi="Times New Roman" w:cs="Times New Roman"/>
          <w:sz w:val="22"/>
          <w:szCs w:val="22"/>
        </w:rPr>
        <w:tab/>
        <w:t>P. Amar, M. Baillieul, D. Barth, B. LeCun, F. Quessette, and S. Vial, “Parallel Biological In Silico Simulation,” Nov. 2014, doi: 10.1007/978-3-319-09465-6_40.</w:t>
      </w:r>
    </w:p>
    <w:p w14:paraId="40825140" w14:textId="4F64BA2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8. D. G. Whittaker, J. C. Hancox, and H. Zhang, “In Silico Assestment of Pharmacotherapy for Human Atrial Patho-Electrophysiology Associated With hERG-Linked Short QT Syndrome” Jan. 2019, doi: 10.3389/fphys.2018.01888.</w:t>
      </w:r>
    </w:p>
    <w:p w14:paraId="39FD3009" w14:textId="12ABD633"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9</w:t>
      </w:r>
      <w:r w:rsidR="006431D9">
        <w:rPr>
          <w:rFonts w:ascii="Times New Roman" w:hAnsi="Times New Roman" w:cs="Times New Roman"/>
          <w:sz w:val="22"/>
          <w:szCs w:val="22"/>
        </w:rPr>
        <w:t>. A. Garny et al., “CellML and associated tools and techniques,” Sep. 13, 2008, Royal Society. doi: 10.1098/rsta.2008.0094.</w:t>
      </w:r>
    </w:p>
    <w:p w14:paraId="41288EF4" w14:textId="4C35AEF0"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10</w:t>
      </w:r>
      <w:r w:rsidR="006431D9">
        <w:rPr>
          <w:rFonts w:ascii="Times New Roman" w:hAnsi="Times New Roman" w:cs="Times New Roman"/>
          <w:sz w:val="22"/>
          <w:szCs w:val="22"/>
        </w:rPr>
        <w:t>. M. Gómez, J. Carro, E. Pueyo, A. Pérez, A. Oliván, and V. Monasterio, “In Silico Modeling and Validation of the Effect of Calcium-Activated Potassium Current on Ventricular Repolarization in Failing Myocytes,” IEEE J Biomed Health Inform, pp. 1–9, 2024, doi: 10.1109/JBHI.2024.3495027.</w:t>
      </w:r>
    </w:p>
    <w:p w14:paraId="4C00FDA2" w14:textId="7A9B7EB9"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11</w:t>
      </w:r>
      <w:r w:rsidR="006431D9">
        <w:rPr>
          <w:rFonts w:ascii="Times New Roman" w:hAnsi="Times New Roman" w:cs="Times New Roman"/>
          <w:sz w:val="22"/>
          <w:szCs w:val="22"/>
        </w:rPr>
        <w:t>. C. M. Lloyd, J. R. Lawson, P. J. Hunter, and P. F. Nielsen, “The CellML Model Repository,” Bioinformatics, vol. 24, no. 18, pp. 2122–2123, 2008, doi: 10.1093/bioinformatics/btn390.</w:t>
      </w:r>
    </w:p>
    <w:p w14:paraId="5D0F0545" w14:textId="3FBD8A5B"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12</w:t>
      </w:r>
      <w:r w:rsidR="006431D9">
        <w:rPr>
          <w:rFonts w:ascii="Times New Roman" w:hAnsi="Times New Roman" w:cs="Times New Roman"/>
          <w:sz w:val="22"/>
          <w:szCs w:val="22"/>
        </w:rPr>
        <w:t>. N. Le Novère et al., “BioModels Database: a free, centralized database of curated, published, quantitative kinetic models of biochemical and cellular systems.,” Nucleic Acids Res, vol. 34, no. Database issue, 2006, doi: 10.1093/nar/gkj092.</w:t>
      </w:r>
    </w:p>
    <w:p w14:paraId="469F6E4C" w14:textId="7DF1EEF3"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13</w:t>
      </w:r>
      <w:r w:rsidR="006431D9">
        <w:rPr>
          <w:rFonts w:ascii="Times New Roman" w:hAnsi="Times New Roman" w:cs="Times New Roman"/>
          <w:sz w:val="22"/>
          <w:szCs w:val="22"/>
        </w:rPr>
        <w:t>. T. O'Hara, L. Virág, A. Varró, and Y. Rudy, “Simulation of the Undiseased Human Cardiac Ventricular Action Potential: Model Formulation and Experimental Validation.” 2011, PLOS Computational Biology 7(5): e1002061. Available:  https://doi.org/10.1371/journal.pcbi.1002061.</w:t>
      </w:r>
    </w:p>
    <w:p w14:paraId="6D573817"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14. S. Dutta, K.C. Chang, K.A. Beattie, J. Sheng , P.N. Tran, W.W. Wu, M. Wu, D.G. Strauss, T. Colatsky, and Z. Li. "Optimization of an In silico Cardiac Cell Model for Proarrhythmia Risk Assessment." </w:t>
      </w:r>
      <w:r>
        <w:rPr>
          <w:rFonts w:ascii="Times New Roman" w:hAnsi="Times New Roman" w:cs="Times New Roman"/>
          <w:sz w:val="22"/>
          <w:szCs w:val="22"/>
        </w:rPr>
        <w:lastRenderedPageBreak/>
        <w:t xml:space="preserve">Front Physiol. Aug 2017 doi: 10.3389/fphys.2017.00616. </w:t>
      </w:r>
    </w:p>
    <w:p w14:paraId="5EA726E7" w14:textId="77777777" w:rsidR="0088317B"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15. Tomek, Jakub et al. “Development, calibration, and validation of a novel human ventricular myocyte model in health, disease, and drug block.” eLife vol. 8 e48890. Dec 2019, doi:10.7554/eLife.48890. </w:t>
      </w:r>
    </w:p>
    <w:p w14:paraId="050CBD77" w14:textId="643EF76E"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16. “Parallel Thread Execution ISA Version 8.5” Accessed: Nov. 24, 2024. [Online]. Available: https://docs.nvidia.com/cuda/parallel-thread-execution/index.html.</w:t>
      </w:r>
    </w:p>
    <w:p w14:paraId="54CD3EAB"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17. C., Yves, C. D. Lontsi, and C. Pierre. "Rush-Larsen time-stepping methods of high order for stiff problems in cardiac electrophysiology." 2017, arXiv preprint arXiv:1712.02260.</w:t>
      </w:r>
    </w:p>
    <w:p w14:paraId="46FB7C66" w14:textId="78E3AC79" w:rsidR="00BD0596" w:rsidRPr="00413D1E" w:rsidRDefault="00BD0596" w:rsidP="006C4AB7">
      <w:pPr>
        <w:ind w:left="284" w:right="49"/>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li Ikhsanul Qauli" w:date="2025-01-15T15:24:00Z" w:initials="AIQ">
    <w:p w14:paraId="34C6B69F" w14:textId="6C687CDD" w:rsidR="00415EE0" w:rsidRDefault="00415EE0">
      <w:pPr>
        <w:pStyle w:val="CommentText"/>
      </w:pPr>
      <w:r>
        <w:rPr>
          <w:rStyle w:val="CommentReference"/>
        </w:rPr>
        <w:annotationRef/>
      </w:r>
      <w:r>
        <w:t>The corresponding author is usually prof Lim</w:t>
      </w:r>
    </w:p>
  </w:comment>
  <w:comment w:id="34" w:author="Ali Ikhsanul Qauli" w:date="2025-01-15T15:37:00Z" w:initials="AIQ">
    <w:p w14:paraId="5085CD3D" w14:textId="0B28D4B4" w:rsidR="004701B9" w:rsidRDefault="004701B9">
      <w:pPr>
        <w:pStyle w:val="CommentText"/>
      </w:pPr>
      <w:r>
        <w:rPr>
          <w:rStyle w:val="CommentReference"/>
        </w:rPr>
        <w:annotationRef/>
      </w:r>
      <w:r>
        <w:t>I think you need to briefly mention or introduce the multi-sample scenario or inter-individual variations so that the readers can understand more easily about these specific terms.</w:t>
      </w:r>
    </w:p>
  </w:comment>
  <w:comment w:id="99" w:author="Ali Ikhsanul Qauli" w:date="2025-01-15T17:26:00Z" w:initials="AIQ">
    <w:p w14:paraId="385E6F6C" w14:textId="66FC9EDB" w:rsidR="001E46D8" w:rsidRDefault="001E46D8">
      <w:pPr>
        <w:pStyle w:val="CommentText"/>
      </w:pPr>
      <w:r>
        <w:rPr>
          <w:rStyle w:val="CommentReference"/>
        </w:rPr>
        <w:annotationRef/>
      </w:r>
      <w:r>
        <w:t>What dt do you use in this study?</w:t>
      </w:r>
      <w:r>
        <w:br/>
        <w:t>Do you compare your simulation results with a very small dt as gold standard?</w:t>
      </w:r>
    </w:p>
  </w:comment>
  <w:comment w:id="120" w:author="Ali Ikhsanul Qauli" w:date="2025-01-15T17:24:00Z" w:initials="AIQ">
    <w:p w14:paraId="364B735D" w14:textId="15B4138B" w:rsidR="001E46D8" w:rsidRDefault="001E46D8">
      <w:pPr>
        <w:pStyle w:val="CommentText"/>
      </w:pPr>
      <w:r>
        <w:rPr>
          <w:rStyle w:val="CommentReference"/>
        </w:rPr>
        <w:annotationRef/>
      </w:r>
      <w:r>
        <w:t>In addition to rush-larsen and forward euler, how about other advanced numerical methods? Why do you specifically choose simple numerical methods instead? More advanced ode solver can handle error correction, etc, that could produce more reliable results.</w:t>
      </w:r>
    </w:p>
  </w:comment>
  <w:comment w:id="139" w:author="Ali Ikhsanul Qauli" w:date="2025-01-15T16:59:00Z" w:initials="AIQ">
    <w:p w14:paraId="5C54C13E" w14:textId="23CFCC0C" w:rsidR="00221615" w:rsidRDefault="00221615">
      <w:pPr>
        <w:pStyle w:val="CommentText"/>
      </w:pPr>
      <w:r>
        <w:rPr>
          <w:rStyle w:val="CommentReference"/>
        </w:rPr>
        <w:annotationRef/>
      </w:r>
      <w:r>
        <w:t xml:space="preserve">I think the detailed description of simulation protocols including drug-free and drug-affected simulations should be provided more extensively. </w:t>
      </w:r>
      <w:r>
        <w:br/>
      </w:r>
      <w:r>
        <w:br/>
        <w:t>I</w:t>
      </w:r>
      <w:r w:rsidR="00E07244">
        <w:t>n</w:t>
      </w:r>
      <w:r>
        <w:t xml:space="preserve"> this paragraph, the term “drug effect” occurs without </w:t>
      </w:r>
      <w:r w:rsidR="00E07244">
        <w:t>any explanation</w:t>
      </w:r>
      <w:r>
        <w:t>, how it applied to the cardiac cells, etc. Please refer to previous works from CiPA that describe the detailed simulation protocol.</w:t>
      </w:r>
    </w:p>
  </w:comment>
  <w:comment w:id="142" w:author="Ali Ikhsanul Qauli" w:date="2025-01-15T17:03:00Z" w:initials="AIQ">
    <w:p w14:paraId="0FF454A7" w14:textId="695F276D" w:rsidR="00221615" w:rsidRDefault="00221615">
      <w:pPr>
        <w:pStyle w:val="CommentText"/>
      </w:pPr>
      <w:r>
        <w:rPr>
          <w:rStyle w:val="CommentReference"/>
        </w:rPr>
        <w:annotationRef/>
      </w:r>
      <w:r>
        <w:t>I think better to make a figure that describe the overall protocol of simulations in addition to the description in the paragraphs.</w:t>
      </w:r>
    </w:p>
  </w:comment>
  <w:comment w:id="146" w:author="Ali Ikhsanul Qauli" w:date="2025-01-15T17:06:00Z" w:initials="AIQ">
    <w:p w14:paraId="75D39E74" w14:textId="4CACABF6" w:rsidR="00E07244" w:rsidRDefault="00E07244">
      <w:pPr>
        <w:pStyle w:val="CommentText"/>
      </w:pPr>
      <w:r>
        <w:rPr>
          <w:rStyle w:val="CommentReference"/>
        </w:rPr>
        <w:annotationRef/>
      </w:r>
      <w:r>
        <w:t>Please describe the biomarkers that you used here, and cite relevant references from previous studies.</w:t>
      </w:r>
    </w:p>
  </w:comment>
  <w:comment w:id="164" w:author="Ali Ikhsanul Qauli" w:date="2025-01-15T17:22:00Z" w:initials="AIQ">
    <w:p w14:paraId="129A613F" w14:textId="4091D955" w:rsidR="001E46D8" w:rsidRDefault="001E46D8">
      <w:pPr>
        <w:pStyle w:val="CommentText"/>
      </w:pPr>
      <w:r>
        <w:rPr>
          <w:rStyle w:val="CommentReference"/>
        </w:rPr>
        <w:annotationRef/>
      </w:r>
      <w:r>
        <w:t>The plots need some enhancements, especially the axis. Try to mimic some plots of action potential from previous studies.</w:t>
      </w:r>
    </w:p>
  </w:comment>
  <w:comment w:id="195" w:author="Ali Ikhsanul Qauli" w:date="2025-01-15T17:33:00Z" w:initials="AIQ">
    <w:p w14:paraId="1EBBA296" w14:textId="137638C1" w:rsidR="00D658CE" w:rsidRDefault="00D658CE">
      <w:pPr>
        <w:pStyle w:val="CommentText"/>
      </w:pPr>
      <w:r>
        <w:rPr>
          <w:rStyle w:val="CommentReference"/>
        </w:rPr>
        <w:annotationRef/>
      </w:r>
      <w:r>
        <w:t>Comparing the shape of AP and the MEA for validating the simulation results can be extended by adding the practical results of drug cardiotoxicity prediction using biomarkers mentioned earlier in the text. Also, adding these results is in align with the aims of the study stated in the introduction section. So, I think, you need to put some risk predictions of drugs using GPU simulations to emphasize the usefulness of the proposed method.</w:t>
      </w:r>
    </w:p>
  </w:comment>
  <w:comment w:id="197" w:author="Ali Ikhsanul Qauli" w:date="2025-01-15T17:37:00Z" w:initials="AIQ">
    <w:p w14:paraId="396BFBF0" w14:textId="08275DE7" w:rsidR="00D658CE" w:rsidRDefault="00D658CE">
      <w:pPr>
        <w:pStyle w:val="CommentText"/>
      </w:pPr>
      <w:r>
        <w:rPr>
          <w:rStyle w:val="CommentReference"/>
        </w:rPr>
        <w:annotationRef/>
      </w:r>
      <w:r>
        <w:t>I don’t understand this sentence</w:t>
      </w:r>
    </w:p>
  </w:comment>
  <w:comment w:id="211" w:author="Ali Ikhsanul Qauli" w:date="2025-01-15T15:28:00Z" w:initials="AIQ">
    <w:p w14:paraId="02924450" w14:textId="73423644" w:rsidR="00E259C3" w:rsidRDefault="00E259C3">
      <w:pPr>
        <w:pStyle w:val="CommentText"/>
      </w:pPr>
      <w:r>
        <w:rPr>
          <w:rStyle w:val="CommentReference"/>
        </w:rPr>
        <w:annotationRef/>
      </w:r>
      <w:r>
        <w:t>Try to use automatic referencing tools like Mendeley or EndNote instead of writing the references manually.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C6B69F" w15:done="1"/>
  <w15:commentEx w15:paraId="5085CD3D" w15:done="0"/>
  <w15:commentEx w15:paraId="385E6F6C" w15:done="1"/>
  <w15:commentEx w15:paraId="364B735D" w15:done="1"/>
  <w15:commentEx w15:paraId="5C54C13E" w15:done="1"/>
  <w15:commentEx w15:paraId="0FF454A7" w15:done="1"/>
  <w15:commentEx w15:paraId="75D39E74" w15:done="0"/>
  <w15:commentEx w15:paraId="129A613F" w15:done="0"/>
  <w15:commentEx w15:paraId="1EBBA296" w15:done="0"/>
  <w15:commentEx w15:paraId="396BFBF0" w15:done="0"/>
  <w15:commentEx w15:paraId="0292445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C6B69F" w16cid:durableId="2B325192"/>
  <w16cid:commentId w16cid:paraId="5085CD3D" w16cid:durableId="2B3254B5"/>
  <w16cid:commentId w16cid:paraId="385E6F6C" w16cid:durableId="2B326E40"/>
  <w16cid:commentId w16cid:paraId="364B735D" w16cid:durableId="2B326DCC"/>
  <w16cid:commentId w16cid:paraId="5C54C13E" w16cid:durableId="2B3267FE"/>
  <w16cid:commentId w16cid:paraId="0FF454A7" w16cid:durableId="2B3268EA"/>
  <w16cid:commentId w16cid:paraId="75D39E74" w16cid:durableId="2B326999"/>
  <w16cid:commentId w16cid:paraId="129A613F" w16cid:durableId="2B326D6D"/>
  <w16cid:commentId w16cid:paraId="1EBBA296" w16cid:durableId="2B326FE6"/>
  <w16cid:commentId w16cid:paraId="396BFBF0" w16cid:durableId="2B3270D6"/>
  <w16cid:commentId w16cid:paraId="02924450" w16cid:durableId="2B3252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138C2" w14:textId="77777777" w:rsidR="0083177F" w:rsidRDefault="0083177F" w:rsidP="00190418">
      <w:r>
        <w:separator/>
      </w:r>
    </w:p>
  </w:endnote>
  <w:endnote w:type="continuationSeparator" w:id="0">
    <w:p w14:paraId="387E2260" w14:textId="77777777" w:rsidR="0083177F" w:rsidRDefault="0083177F"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C94F5" w14:textId="77777777" w:rsidR="0083177F" w:rsidRDefault="0083177F" w:rsidP="00190418">
      <w:r>
        <w:separator/>
      </w:r>
    </w:p>
  </w:footnote>
  <w:footnote w:type="continuationSeparator" w:id="0">
    <w:p w14:paraId="3B44F86D" w14:textId="77777777" w:rsidR="0083177F" w:rsidRDefault="0083177F"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 Ikhsanul Qauli">
    <w15:presenceInfo w15:providerId="None" w15:userId="Ali Ikhsanul Qauli"/>
  </w15:person>
  <w15:person w15:author="Iga Narendra Pramawijaya">
    <w15:presenceInfo w15:providerId="None" w15:userId="Iga Narendra Pramawija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S2NDW2NDc1N7EwMTdQ0lEKTi0uzszPAykwrAUAd+5E5CwAAAA="/>
  </w:docVars>
  <w:rsids>
    <w:rsidRoot w:val="00165C9D"/>
    <w:rsid w:val="00031AF5"/>
    <w:rsid w:val="00032231"/>
    <w:rsid w:val="00037924"/>
    <w:rsid w:val="00050C31"/>
    <w:rsid w:val="00057EFC"/>
    <w:rsid w:val="00061A90"/>
    <w:rsid w:val="000722FF"/>
    <w:rsid w:val="000738E7"/>
    <w:rsid w:val="00081E8E"/>
    <w:rsid w:val="00095C12"/>
    <w:rsid w:val="00097589"/>
    <w:rsid w:val="000B5DA1"/>
    <w:rsid w:val="000C608C"/>
    <w:rsid w:val="000E4CAC"/>
    <w:rsid w:val="000F5B42"/>
    <w:rsid w:val="00110F07"/>
    <w:rsid w:val="00122D85"/>
    <w:rsid w:val="00141F8E"/>
    <w:rsid w:val="00142D78"/>
    <w:rsid w:val="00146933"/>
    <w:rsid w:val="00165C9D"/>
    <w:rsid w:val="00175649"/>
    <w:rsid w:val="00190418"/>
    <w:rsid w:val="001B4B08"/>
    <w:rsid w:val="001C12FC"/>
    <w:rsid w:val="001D6648"/>
    <w:rsid w:val="001D6B89"/>
    <w:rsid w:val="001E3959"/>
    <w:rsid w:val="001E46D8"/>
    <w:rsid w:val="001E4CDA"/>
    <w:rsid w:val="001F3095"/>
    <w:rsid w:val="002177CB"/>
    <w:rsid w:val="00221615"/>
    <w:rsid w:val="002831C2"/>
    <w:rsid w:val="00284164"/>
    <w:rsid w:val="00286F3A"/>
    <w:rsid w:val="0029792B"/>
    <w:rsid w:val="002B7732"/>
    <w:rsid w:val="002D5618"/>
    <w:rsid w:val="002E2F16"/>
    <w:rsid w:val="002E39FF"/>
    <w:rsid w:val="003405D7"/>
    <w:rsid w:val="0034247B"/>
    <w:rsid w:val="0038131E"/>
    <w:rsid w:val="003868D6"/>
    <w:rsid w:val="003E23E1"/>
    <w:rsid w:val="00413D1E"/>
    <w:rsid w:val="00415EE0"/>
    <w:rsid w:val="004173AD"/>
    <w:rsid w:val="004257F2"/>
    <w:rsid w:val="00454418"/>
    <w:rsid w:val="00455E86"/>
    <w:rsid w:val="00457C9C"/>
    <w:rsid w:val="00464851"/>
    <w:rsid w:val="004701B9"/>
    <w:rsid w:val="004754E6"/>
    <w:rsid w:val="00476E0F"/>
    <w:rsid w:val="0049082F"/>
    <w:rsid w:val="00496A48"/>
    <w:rsid w:val="004F3D55"/>
    <w:rsid w:val="004F3E93"/>
    <w:rsid w:val="005034BC"/>
    <w:rsid w:val="0054183E"/>
    <w:rsid w:val="00565632"/>
    <w:rsid w:val="00567E5D"/>
    <w:rsid w:val="00570E0D"/>
    <w:rsid w:val="00573CB7"/>
    <w:rsid w:val="005907F3"/>
    <w:rsid w:val="005920F6"/>
    <w:rsid w:val="005A1CEA"/>
    <w:rsid w:val="005A213A"/>
    <w:rsid w:val="005B299F"/>
    <w:rsid w:val="005D5DB1"/>
    <w:rsid w:val="005E63B6"/>
    <w:rsid w:val="006173A5"/>
    <w:rsid w:val="00624598"/>
    <w:rsid w:val="00642D02"/>
    <w:rsid w:val="006431D9"/>
    <w:rsid w:val="006702C2"/>
    <w:rsid w:val="006730ED"/>
    <w:rsid w:val="006761AA"/>
    <w:rsid w:val="006A1F58"/>
    <w:rsid w:val="006B2226"/>
    <w:rsid w:val="006B45A8"/>
    <w:rsid w:val="006C4AB7"/>
    <w:rsid w:val="006E0C75"/>
    <w:rsid w:val="006F2EBE"/>
    <w:rsid w:val="006F5169"/>
    <w:rsid w:val="007055E9"/>
    <w:rsid w:val="00716C35"/>
    <w:rsid w:val="00721E1D"/>
    <w:rsid w:val="00733D22"/>
    <w:rsid w:val="0073672D"/>
    <w:rsid w:val="007379F1"/>
    <w:rsid w:val="00742091"/>
    <w:rsid w:val="00750EFA"/>
    <w:rsid w:val="00755243"/>
    <w:rsid w:val="00761704"/>
    <w:rsid w:val="00765B07"/>
    <w:rsid w:val="00786DDD"/>
    <w:rsid w:val="007A2000"/>
    <w:rsid w:val="007A500E"/>
    <w:rsid w:val="007C0443"/>
    <w:rsid w:val="007C0AD7"/>
    <w:rsid w:val="007C5945"/>
    <w:rsid w:val="007E0648"/>
    <w:rsid w:val="007E63B5"/>
    <w:rsid w:val="00815E9F"/>
    <w:rsid w:val="0083177F"/>
    <w:rsid w:val="00851403"/>
    <w:rsid w:val="00855F08"/>
    <w:rsid w:val="008616C7"/>
    <w:rsid w:val="0088317B"/>
    <w:rsid w:val="008907EF"/>
    <w:rsid w:val="00891B97"/>
    <w:rsid w:val="00891C8B"/>
    <w:rsid w:val="00895F0A"/>
    <w:rsid w:val="00897C3D"/>
    <w:rsid w:val="008B2603"/>
    <w:rsid w:val="008B7A5F"/>
    <w:rsid w:val="008D402F"/>
    <w:rsid w:val="008D59E8"/>
    <w:rsid w:val="008E552E"/>
    <w:rsid w:val="008F0598"/>
    <w:rsid w:val="00901DD3"/>
    <w:rsid w:val="00921510"/>
    <w:rsid w:val="00923EC8"/>
    <w:rsid w:val="00936B24"/>
    <w:rsid w:val="009424EB"/>
    <w:rsid w:val="00956ADC"/>
    <w:rsid w:val="00961E4B"/>
    <w:rsid w:val="00971BDE"/>
    <w:rsid w:val="00973EFA"/>
    <w:rsid w:val="009759A9"/>
    <w:rsid w:val="00986009"/>
    <w:rsid w:val="009B3727"/>
    <w:rsid w:val="009C1794"/>
    <w:rsid w:val="009C6963"/>
    <w:rsid w:val="009D09BB"/>
    <w:rsid w:val="009E5950"/>
    <w:rsid w:val="009F7A69"/>
    <w:rsid w:val="00A01820"/>
    <w:rsid w:val="00A02F3C"/>
    <w:rsid w:val="00A06F70"/>
    <w:rsid w:val="00A075BA"/>
    <w:rsid w:val="00A10DD2"/>
    <w:rsid w:val="00A143DD"/>
    <w:rsid w:val="00A16948"/>
    <w:rsid w:val="00A23442"/>
    <w:rsid w:val="00A5199F"/>
    <w:rsid w:val="00A648F5"/>
    <w:rsid w:val="00A70643"/>
    <w:rsid w:val="00A732FF"/>
    <w:rsid w:val="00A737E8"/>
    <w:rsid w:val="00A74E2A"/>
    <w:rsid w:val="00A76F1C"/>
    <w:rsid w:val="00A859C9"/>
    <w:rsid w:val="00AD162E"/>
    <w:rsid w:val="00B171FF"/>
    <w:rsid w:val="00B307A4"/>
    <w:rsid w:val="00B32B44"/>
    <w:rsid w:val="00B349A3"/>
    <w:rsid w:val="00B47482"/>
    <w:rsid w:val="00B55E40"/>
    <w:rsid w:val="00B66951"/>
    <w:rsid w:val="00B81611"/>
    <w:rsid w:val="00B871D6"/>
    <w:rsid w:val="00B90755"/>
    <w:rsid w:val="00B96743"/>
    <w:rsid w:val="00BA59FE"/>
    <w:rsid w:val="00BB4209"/>
    <w:rsid w:val="00BB7E8D"/>
    <w:rsid w:val="00BC3A6E"/>
    <w:rsid w:val="00BD0596"/>
    <w:rsid w:val="00BE5211"/>
    <w:rsid w:val="00C2121C"/>
    <w:rsid w:val="00C41780"/>
    <w:rsid w:val="00C43F6A"/>
    <w:rsid w:val="00C453CA"/>
    <w:rsid w:val="00C66AD6"/>
    <w:rsid w:val="00C77AEA"/>
    <w:rsid w:val="00C83825"/>
    <w:rsid w:val="00CA0E84"/>
    <w:rsid w:val="00CA3340"/>
    <w:rsid w:val="00CA7DB5"/>
    <w:rsid w:val="00CB3730"/>
    <w:rsid w:val="00CB3965"/>
    <w:rsid w:val="00CC52FA"/>
    <w:rsid w:val="00D1193A"/>
    <w:rsid w:val="00D12264"/>
    <w:rsid w:val="00D37711"/>
    <w:rsid w:val="00D43BD6"/>
    <w:rsid w:val="00D658CE"/>
    <w:rsid w:val="00DA72D0"/>
    <w:rsid w:val="00DB48EA"/>
    <w:rsid w:val="00DB65A0"/>
    <w:rsid w:val="00DC18DC"/>
    <w:rsid w:val="00DC6003"/>
    <w:rsid w:val="00DD241B"/>
    <w:rsid w:val="00DE74DF"/>
    <w:rsid w:val="00E04F65"/>
    <w:rsid w:val="00E06616"/>
    <w:rsid w:val="00E07244"/>
    <w:rsid w:val="00E259C3"/>
    <w:rsid w:val="00E370AE"/>
    <w:rsid w:val="00E50FFE"/>
    <w:rsid w:val="00E5229A"/>
    <w:rsid w:val="00E61247"/>
    <w:rsid w:val="00E64008"/>
    <w:rsid w:val="00E64BA6"/>
    <w:rsid w:val="00E85A3A"/>
    <w:rsid w:val="00E92BAD"/>
    <w:rsid w:val="00EA2D05"/>
    <w:rsid w:val="00EC77A9"/>
    <w:rsid w:val="00ED00FD"/>
    <w:rsid w:val="00ED4F3A"/>
    <w:rsid w:val="00EE0F17"/>
    <w:rsid w:val="00EF13F9"/>
    <w:rsid w:val="00EF636F"/>
    <w:rsid w:val="00F05F49"/>
    <w:rsid w:val="00F07718"/>
    <w:rsid w:val="00F244B2"/>
    <w:rsid w:val="00F314D4"/>
    <w:rsid w:val="00F5648A"/>
    <w:rsid w:val="00F601D5"/>
    <w:rsid w:val="00F615F4"/>
    <w:rsid w:val="00F66A44"/>
    <w:rsid w:val="00F720D9"/>
    <w:rsid w:val="00F77443"/>
    <w:rsid w:val="00FA7BC0"/>
    <w:rsid w:val="00FB6A8E"/>
    <w:rsid w:val="00FC2284"/>
    <w:rsid w:val="00FE6DA8"/>
    <w:rsid w:val="00FF0A28"/>
    <w:rsid w:val="00FF0A57"/>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 w:type="character" w:styleId="CommentReference">
    <w:name w:val="annotation reference"/>
    <w:basedOn w:val="DefaultParagraphFont"/>
    <w:uiPriority w:val="99"/>
    <w:semiHidden/>
    <w:unhideWhenUsed/>
    <w:rsid w:val="00415EE0"/>
    <w:rPr>
      <w:sz w:val="16"/>
      <w:szCs w:val="16"/>
    </w:rPr>
  </w:style>
  <w:style w:type="paragraph" w:styleId="CommentText">
    <w:name w:val="annotation text"/>
    <w:basedOn w:val="Normal"/>
    <w:link w:val="CommentTextChar"/>
    <w:uiPriority w:val="99"/>
    <w:semiHidden/>
    <w:unhideWhenUsed/>
    <w:rsid w:val="00415EE0"/>
    <w:rPr>
      <w:sz w:val="20"/>
      <w:szCs w:val="20"/>
    </w:rPr>
  </w:style>
  <w:style w:type="character" w:customStyle="1" w:styleId="CommentTextChar">
    <w:name w:val="Comment Text Char"/>
    <w:basedOn w:val="DefaultParagraphFont"/>
    <w:link w:val="CommentText"/>
    <w:uiPriority w:val="99"/>
    <w:semiHidden/>
    <w:rsid w:val="00415EE0"/>
    <w:rPr>
      <w:sz w:val="20"/>
      <w:szCs w:val="20"/>
    </w:rPr>
  </w:style>
  <w:style w:type="paragraph" w:styleId="CommentSubject">
    <w:name w:val="annotation subject"/>
    <w:basedOn w:val="CommentText"/>
    <w:next w:val="CommentText"/>
    <w:link w:val="CommentSubjectChar"/>
    <w:uiPriority w:val="99"/>
    <w:semiHidden/>
    <w:unhideWhenUsed/>
    <w:rsid w:val="00415EE0"/>
    <w:rPr>
      <w:b/>
      <w:bCs/>
    </w:rPr>
  </w:style>
  <w:style w:type="character" w:customStyle="1" w:styleId="CommentSubjectChar">
    <w:name w:val="Comment Subject Char"/>
    <w:basedOn w:val="CommentTextChar"/>
    <w:link w:val="CommentSubject"/>
    <w:uiPriority w:val="99"/>
    <w:semiHidden/>
    <w:rsid w:val="00415EE0"/>
    <w:rPr>
      <w:b/>
      <w:bCs/>
      <w:sz w:val="20"/>
      <w:szCs w:val="20"/>
    </w:rPr>
  </w:style>
  <w:style w:type="paragraph" w:styleId="BalloonText">
    <w:name w:val="Balloon Text"/>
    <w:basedOn w:val="Normal"/>
    <w:link w:val="BalloonTextChar"/>
    <w:uiPriority w:val="99"/>
    <w:semiHidden/>
    <w:unhideWhenUsed/>
    <w:rsid w:val="00415E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EE0"/>
    <w:rPr>
      <w:rFonts w:ascii="Segoe UI" w:hAnsi="Segoe UI" w:cs="Segoe UI"/>
      <w:sz w:val="18"/>
      <w:szCs w:val="18"/>
    </w:rPr>
  </w:style>
  <w:style w:type="paragraph" w:styleId="Revision">
    <w:name w:val="Revision"/>
    <w:hidden/>
    <w:uiPriority w:val="99"/>
    <w:semiHidden/>
    <w:rsid w:val="00A02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7295">
      <w:bodyDiv w:val="1"/>
      <w:marLeft w:val="0"/>
      <w:marRight w:val="0"/>
      <w:marTop w:val="0"/>
      <w:marBottom w:val="0"/>
      <w:divBdr>
        <w:top w:val="none" w:sz="0" w:space="0" w:color="auto"/>
        <w:left w:val="none" w:sz="0" w:space="0" w:color="auto"/>
        <w:bottom w:val="none" w:sz="0" w:space="0" w:color="auto"/>
        <w:right w:val="none" w:sz="0" w:space="0" w:color="auto"/>
      </w:divBdr>
    </w:div>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969047174">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emf"/><Relationship Id="rId25" Type="http://schemas.openxmlformats.org/officeDocument/2006/relationships/chart" Target="charts/chart12.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hart" Target="charts/chart1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0.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6.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chart" Target="charts/chart9.xml"/><Relationship Id="rId27"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251D-6042-97D6-E421FE606794}"/>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251D-6042-97D6-E421FE606794}"/>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D93E-2240-9EE3-AA3BDB1150B5}"/>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D93E-2240-9EE3-AA3BDB1150B5}"/>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2000-6140-8A98-F2754EC0871F}"/>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2000-6140-8A98-F2754EC0871F}"/>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2000-6140-8A98-F2754EC0871F}"/>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2000-6140-8A98-F2754EC0871F}"/>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2000-6140-8A98-F2754EC0871F}"/>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2000-6140-8A98-F2754EC0871F}"/>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18E8-F444-B833-1A14A47A5599}"/>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18E8-F444-B833-1A14A47A5599}"/>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18E8-F444-B833-1A14A47A5599}"/>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18E8-F444-B833-1A14A47A5599}"/>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18E8-F444-B833-1A14A47A5599}"/>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18E8-F444-B833-1A14A47A5599}"/>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4C9D-2145-85AE-CB1E2CE825A4}"/>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4C9D-2145-85AE-CB1E2CE825A4}"/>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ECDD-0947-96B5-D1EADA5804B4}"/>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ECDD-0947-96B5-D1EADA5804B4}"/>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ECDD-0947-96B5-D1EADA5804B4}"/>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ECDD-0947-96B5-D1EADA5804B4}"/>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ECDD-0947-96B5-D1EADA5804B4}"/>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ECDD-0947-96B5-D1EADA5804B4}"/>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E437-CE49-84BC-4E8F93D5EC36}"/>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E437-CE49-84BC-4E8F93D5EC36}"/>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349-0A4C-8613-1120C481C720}"/>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349-0A4C-8613-1120C481C720}"/>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349-0A4C-8613-1120C481C720}"/>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349-0A4C-8613-1120C481C720}"/>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349-0A4C-8613-1120C481C720}"/>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349-0A4C-8613-1120C481C720}"/>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4646C-E9C2-447E-A294-1AE4B4716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Pages>
  <Words>4888</Words>
  <Characters>27864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75</cp:revision>
  <dcterms:created xsi:type="dcterms:W3CDTF">2025-01-02T02:14:00Z</dcterms:created>
  <dcterms:modified xsi:type="dcterms:W3CDTF">2025-01-17T10:24:00Z</dcterms:modified>
</cp:coreProperties>
</file>